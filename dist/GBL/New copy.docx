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3456" w14:textId="303BEAC1" w:rsidR="00A52A4B" w:rsidRDefault="00A52A4B" w:rsidP="00A52A4B">
      <w:pPr>
        <w:jc w:val="center"/>
        <w:rPr>
          <w:b/>
          <w:bCs/>
        </w:rPr>
      </w:pPr>
      <w:r>
        <w:rPr>
          <w:b/>
          <w:bCs/>
        </w:rPr>
        <w:t>GBL Landing Page: Content updates</w:t>
      </w:r>
    </w:p>
    <w:p w14:paraId="6B26E97C" w14:textId="77777777" w:rsidR="00A52A4B" w:rsidRDefault="00A52A4B" w:rsidP="00A52A4B">
      <w:pPr>
        <w:jc w:val="center"/>
        <w:rPr>
          <w:b/>
          <w:bCs/>
        </w:rPr>
      </w:pPr>
    </w:p>
    <w:p w14:paraId="56F8F2F2" w14:textId="77777777" w:rsidR="00A52A4B" w:rsidRDefault="00A52A4B" w:rsidP="00A52A4B">
      <w:pPr>
        <w:jc w:val="center"/>
      </w:pPr>
      <w:r>
        <w:t>-------------------------------------------------------</w:t>
      </w:r>
    </w:p>
    <w:p w14:paraId="5D2C5007" w14:textId="468336DE" w:rsidR="00A52A4B" w:rsidRDefault="00A52A4B" w:rsidP="00545287">
      <w:pPr>
        <w:jc w:val="center"/>
        <w:rPr>
          <w:b/>
          <w:bCs/>
        </w:rPr>
      </w:pPr>
      <w:r>
        <w:rPr>
          <w:b/>
          <w:bCs/>
        </w:rPr>
        <w:t>A PARTICIPANT</w:t>
      </w:r>
    </w:p>
    <w:p w14:paraId="65BC1198" w14:textId="05A9C662" w:rsidR="00A52A4B" w:rsidRPr="00A52A4B" w:rsidRDefault="00A52A4B" w:rsidP="00A52A4B">
      <w:pPr>
        <w:rPr>
          <w:b/>
          <w:bCs/>
        </w:rPr>
      </w:pPr>
      <w:r w:rsidRPr="00A52A4B">
        <w:rPr>
          <w:b/>
          <w:bCs/>
        </w:rPr>
        <w:t>The centre of the network</w:t>
      </w:r>
    </w:p>
    <w:p w14:paraId="7AFBD10D" w14:textId="77777777" w:rsidR="00A52A4B" w:rsidRPr="00A52A4B" w:rsidRDefault="00A52A4B" w:rsidP="00A52A4B">
      <w:pPr>
        <w:rPr>
          <w:b/>
          <w:bCs/>
        </w:rPr>
      </w:pPr>
      <w:r w:rsidRPr="00A52A4B">
        <w:rPr>
          <w:b/>
          <w:bCs/>
        </w:rPr>
        <w:t>A participant</w:t>
      </w:r>
    </w:p>
    <w:p w14:paraId="298FE1F3" w14:textId="77777777" w:rsidR="00A52A4B" w:rsidRPr="00A52A4B" w:rsidRDefault="00A52A4B" w:rsidP="00A52A4B">
      <w:pPr>
        <w:rPr>
          <w:b/>
          <w:bCs/>
        </w:rPr>
      </w:pPr>
      <w:r w:rsidRPr="00A52A4B">
        <w:rPr>
          <w:b/>
          <w:bCs/>
        </w:rPr>
        <w:t>It takes an ecosystem to build a livelihood</w:t>
      </w:r>
    </w:p>
    <w:p w14:paraId="046341C0" w14:textId="77777777" w:rsidR="00A52A4B" w:rsidRPr="00A52A4B" w:rsidRDefault="00A52A4B" w:rsidP="00A52A4B">
      <w:r w:rsidRPr="00A52A4B">
        <w:t>Every participant’s journey is different. Some need skills to enter the labour market. Others need equipment, business support or access to customers. Many need help navigating personal, financial and structural barriers along the way.</w:t>
      </w:r>
    </w:p>
    <w:p w14:paraId="6EDE0C7C" w14:textId="77777777" w:rsidR="00A52A4B" w:rsidRPr="00A52A4B" w:rsidRDefault="00A52A4B" w:rsidP="00A52A4B">
      <w:r w:rsidRPr="00A52A4B">
        <w:t>Generating Better Livelihoods for Grant Recipients (GBL) brings together government, implementing partners, service providers, community organisations and economic opportunities around each participant’s needs and aspirations.</w:t>
      </w:r>
    </w:p>
    <w:p w14:paraId="5791D18E" w14:textId="77777777" w:rsidR="00A52A4B" w:rsidRPr="00A52A4B" w:rsidRDefault="00A52A4B" w:rsidP="00A52A4B">
      <w:r w:rsidRPr="00A52A4B">
        <w:t>Explore the network to see how these connections work, with the participant at the centre.</w:t>
      </w:r>
    </w:p>
    <w:p w14:paraId="0B7C39A0" w14:textId="77777777" w:rsidR="00A52A4B" w:rsidRDefault="00A52A4B" w:rsidP="00A52A4B">
      <w:pPr>
        <w:rPr>
          <w:b/>
          <w:bCs/>
        </w:rPr>
      </w:pPr>
      <w:r w:rsidRPr="00A52A4B">
        <w:rPr>
          <w:b/>
          <w:bCs/>
        </w:rPr>
        <w:t>Stories of change</w:t>
      </w:r>
    </w:p>
    <w:p w14:paraId="10210CA1" w14:textId="72719C0B" w:rsidR="00A52A4B" w:rsidRPr="00A52A4B" w:rsidRDefault="00A52A4B" w:rsidP="00A52A4B">
      <w:r w:rsidRPr="00A52A4B">
        <w:t>Read participant journeys from across the programme.→</w:t>
      </w:r>
    </w:p>
    <w:p w14:paraId="5EEE405F" w14:textId="37BB6AB2" w:rsidR="00A52A4B" w:rsidRPr="00A52A4B" w:rsidRDefault="00A52A4B" w:rsidP="00A52A4B">
      <w:r w:rsidRPr="00A52A4B">
        <w:rPr>
          <w:b/>
          <w:bCs/>
        </w:rPr>
        <w:t>18–35</w:t>
      </w:r>
      <w:r>
        <w:rPr>
          <w:b/>
          <w:bCs/>
        </w:rPr>
        <w:t xml:space="preserve"> </w:t>
      </w:r>
      <w:r w:rsidRPr="00A52A4B">
        <w:t>Age range</w:t>
      </w:r>
    </w:p>
    <w:p w14:paraId="75286C14" w14:textId="37A7E7E3" w:rsidR="00A52A4B" w:rsidRPr="00A52A4B" w:rsidRDefault="00A52A4B" w:rsidP="00A52A4B">
      <w:r w:rsidRPr="00A52A4B">
        <w:rPr>
          <w:b/>
          <w:bCs/>
        </w:rPr>
        <w:t>5,000</w:t>
      </w:r>
      <w:r>
        <w:rPr>
          <w:b/>
          <w:bCs/>
        </w:rPr>
        <w:t xml:space="preserve"> </w:t>
      </w:r>
      <w:r w:rsidRPr="00A52A4B">
        <w:t xml:space="preserve">Participants in the </w:t>
      </w:r>
      <w:del w:id="0" w:author="Dionne Solomons" w:date="2026-10-20T21:05:00Z" w16du:dateUtc="2026-10-20T19:05:00Z">
        <w:r w:rsidRPr="00A52A4B" w:rsidDel="00902F7C">
          <w:delText>pilot</w:delText>
        </w:r>
      </w:del>
      <w:ins w:id="1" w:author="Dionne Solomons" w:date="2026-10-20T21:05:00Z" w16du:dateUtc="2026-10-20T19:05:00Z">
        <w:r w:rsidR="00902F7C">
          <w:t>GBL project</w:t>
        </w:r>
      </w:ins>
    </w:p>
    <w:p w14:paraId="2AC726DD" w14:textId="085B55FC" w:rsidR="00A52A4B" w:rsidRPr="00A52A4B" w:rsidRDefault="00A52A4B" w:rsidP="00A52A4B">
      <w:r w:rsidRPr="00A52A4B">
        <w:rPr>
          <w:b/>
          <w:bCs/>
        </w:rPr>
        <w:t>7</w:t>
      </w:r>
      <w:r>
        <w:rPr>
          <w:b/>
          <w:bCs/>
        </w:rPr>
        <w:t xml:space="preserve"> </w:t>
      </w:r>
      <w:r w:rsidRPr="00A52A4B">
        <w:t>Sites across three provinces</w:t>
      </w:r>
    </w:p>
    <w:p w14:paraId="3C44A4C6" w14:textId="352ABFD5" w:rsidR="00116B49" w:rsidRDefault="00A52A4B" w:rsidP="00A52A4B">
      <w:r w:rsidRPr="00A52A4B">
        <w:t>Learn about the programme</w:t>
      </w:r>
    </w:p>
    <w:p w14:paraId="6116A046" w14:textId="77777777" w:rsidR="00A52A4B" w:rsidRDefault="00A52A4B" w:rsidP="00A52A4B"/>
    <w:p w14:paraId="718BC6ED" w14:textId="7B2AC9E7" w:rsidR="00A52A4B" w:rsidRDefault="00A52A4B" w:rsidP="00A52A4B">
      <w:pPr>
        <w:jc w:val="center"/>
      </w:pPr>
      <w:r>
        <w:t>-------------------------------------------------------</w:t>
      </w:r>
    </w:p>
    <w:p w14:paraId="3BFFD9F7" w14:textId="684CB692" w:rsidR="00A52A4B" w:rsidRPr="00A52A4B" w:rsidRDefault="00A52A4B" w:rsidP="00A52A4B">
      <w:pPr>
        <w:jc w:val="center"/>
        <w:rPr>
          <w:b/>
          <w:bCs/>
        </w:rPr>
      </w:pPr>
      <w:r w:rsidRPr="00A52A4B">
        <w:rPr>
          <w:b/>
          <w:bCs/>
        </w:rPr>
        <w:t>PARTICIPANT JOURNEY</w:t>
      </w:r>
    </w:p>
    <w:p w14:paraId="31E65D5C" w14:textId="6A19A4A5" w:rsidR="00A52A4B" w:rsidRPr="00A52A4B" w:rsidRDefault="00A52A4B" w:rsidP="00A52A4B">
      <w:pPr>
        <w:rPr>
          <w:b/>
          <w:bCs/>
        </w:rPr>
      </w:pPr>
      <w:r w:rsidRPr="003A0FE7">
        <w:rPr>
          <w:b/>
          <w:bCs/>
          <w:rPrChange w:id="2" w:author="Dionne Solomons" w:date="2026-10-20T22:32:00Z" w16du:dateUtc="2026-10-20T20:32:00Z">
            <w:rPr>
              <w:b/>
              <w:bCs/>
              <w:highlight w:val="yellow"/>
            </w:rPr>
          </w:rPrChange>
        </w:rPr>
        <w:t>Their coach</w:t>
      </w:r>
      <w:ins w:id="3" w:author="Dionne Solomons" w:date="2026-10-20T22:32:00Z" w16du:dateUtc="2026-10-20T20:32:00Z">
        <w:r w:rsidR="003A0FE7">
          <w:rPr>
            <w:b/>
            <w:bCs/>
          </w:rPr>
          <w:t xml:space="preserve"> and frontline support</w:t>
        </w:r>
      </w:ins>
    </w:p>
    <w:p w14:paraId="34DA3026" w14:textId="77777777" w:rsidR="00CC6A1F" w:rsidRPr="005E28E4" w:rsidRDefault="00CC6A1F" w:rsidP="00CC6A1F">
      <w:pPr>
        <w:rPr>
          <w:ins w:id="4" w:author="Dionne Solomons" w:date="2026-10-20T17:37:00Z" w16du:dateUtc="2026-10-20T15:37:00Z"/>
        </w:rPr>
      </w:pPr>
      <w:ins w:id="5" w:author="Dionne Solomons" w:date="2026-10-20T17:37:00Z" w16du:dateUtc="2026-10-20T15:37:00Z">
        <w:r w:rsidRPr="005E28E4">
          <w:rPr>
            <w:b/>
            <w:bCs/>
          </w:rPr>
          <w:t>Linkages Facilitators: Supporting each participant’s journey</w:t>
        </w:r>
      </w:ins>
    </w:p>
    <w:p w14:paraId="3175E23F" w14:textId="77777777" w:rsidR="00CC6A1F" w:rsidRPr="005E28E4" w:rsidRDefault="00CC6A1F" w:rsidP="00CC6A1F">
      <w:pPr>
        <w:rPr>
          <w:ins w:id="6" w:author="Dionne Solomons" w:date="2026-10-20T17:37:00Z" w16du:dateUtc="2026-10-20T15:37:00Z"/>
        </w:rPr>
      </w:pPr>
      <w:ins w:id="7" w:author="Dionne Solomons" w:date="2026-10-20T17:37:00Z" w16du:dateUtc="2026-10-20T15:37:00Z">
        <w:r w:rsidRPr="005E28E4">
          <w:t xml:space="preserve">Linkages Facilitators work </w:t>
        </w:r>
        <w:r>
          <w:t>directly with</w:t>
        </w:r>
        <w:r w:rsidRPr="005E28E4">
          <w:t xml:space="preserve"> participants to understand their circumstances, identify barriers and build practical plans towards sustainable livelihoods.</w:t>
        </w:r>
      </w:ins>
    </w:p>
    <w:p w14:paraId="12754675" w14:textId="77777777" w:rsidR="00CC6A1F" w:rsidRPr="005E28E4" w:rsidRDefault="00CC6A1F" w:rsidP="00CC6A1F">
      <w:pPr>
        <w:rPr>
          <w:ins w:id="8" w:author="Dionne Solomons" w:date="2026-10-20T17:37:00Z" w16du:dateUtc="2026-10-20T15:37:00Z"/>
        </w:rPr>
      </w:pPr>
      <w:ins w:id="9" w:author="Dionne Solomons" w:date="2026-10-20T17:37:00Z" w16du:dateUtc="2026-10-20T15:37:00Z">
        <w:r w:rsidRPr="005E28E4">
          <w:t>Through four core functions</w:t>
        </w:r>
        <w:r>
          <w:t xml:space="preserve"> – profiling, linking, supporting and sustaining –</w:t>
        </w:r>
        <w:r w:rsidRPr="005E28E4">
          <w:t xml:space="preserve"> they help participants recognise their strengths and aspirations, access relevant services and </w:t>
        </w:r>
        <w:r w:rsidRPr="005E28E4">
          <w:lastRenderedPageBreak/>
          <w:t>economic opportunities, and receive ongoing guidance as they work towards their goals.</w:t>
        </w:r>
      </w:ins>
    </w:p>
    <w:p w14:paraId="08FFF4BA" w14:textId="1EF8D96B" w:rsidR="00A52A4B" w:rsidRPr="00CC6A1F" w:rsidDel="00CC6A1F" w:rsidRDefault="00CC6A1F" w:rsidP="00A52A4B">
      <w:pPr>
        <w:rPr>
          <w:del w:id="10" w:author="Dionne Solomons" w:date="2026-10-20T17:37:00Z" w16du:dateUtc="2026-10-20T15:37:00Z"/>
          <w:rPrChange w:id="11" w:author="Dionne Solomons" w:date="2026-10-20T17:37:00Z" w16du:dateUtc="2026-10-20T15:37:00Z">
            <w:rPr>
              <w:del w:id="12" w:author="Dionne Solomons" w:date="2026-10-20T17:37:00Z" w16du:dateUtc="2026-10-20T15:37:00Z"/>
              <w:b/>
              <w:bCs/>
            </w:rPr>
          </w:rPrChange>
        </w:rPr>
      </w:pPr>
      <w:ins w:id="13" w:author="Dionne Solomons" w:date="2026-10-20T17:37:00Z" w16du:dateUtc="2026-10-20T15:37:00Z">
        <w:r w:rsidRPr="005E28E4">
          <w:t>This coordinated, personalised support helps participants put their plans into action, build on their progress and strengthen their pathways to sustainable livelihoods.</w:t>
        </w:r>
      </w:ins>
      <w:del w:id="14" w:author="Dionne Solomons" w:date="2026-10-20T17:37:00Z" w16du:dateUtc="2026-10-20T15:37:00Z">
        <w:r w:rsidR="00A52A4B" w:rsidRPr="00A52A4B" w:rsidDel="00CC6A1F">
          <w:rPr>
            <w:b/>
            <w:bCs/>
          </w:rPr>
          <w:delText>The people who walk the livelihood journey with each participant</w:delText>
        </w:r>
      </w:del>
    </w:p>
    <w:p w14:paraId="5E5C30C0" w14:textId="78D699A7" w:rsidR="00A52A4B" w:rsidRPr="00A52A4B" w:rsidDel="00CC6A1F" w:rsidRDefault="00A52A4B" w:rsidP="00A52A4B">
      <w:pPr>
        <w:rPr>
          <w:del w:id="15" w:author="Dionne Solomons" w:date="2026-10-20T17:37:00Z" w16du:dateUtc="2026-10-20T15:37:00Z"/>
        </w:rPr>
      </w:pPr>
      <w:del w:id="16" w:author="Dionne Solomons" w:date="2026-10-20T17:37:00Z" w16du:dateUtc="2026-10-20T15:37:00Z">
        <w:r w:rsidRPr="00A52A4B" w:rsidDel="00CC6A1F">
          <w:delText>Linkages Facilitators work directly with participants to identify barriers, develop practical plans and connect them to services and economic opportunities.</w:delText>
        </w:r>
      </w:del>
    </w:p>
    <w:p w14:paraId="11C723E6" w14:textId="13BD071B" w:rsidR="00A52A4B" w:rsidRPr="00A52A4B" w:rsidDel="00CC6A1F" w:rsidRDefault="00A52A4B" w:rsidP="00A52A4B">
      <w:pPr>
        <w:rPr>
          <w:del w:id="17" w:author="Dionne Solomons" w:date="2026-10-20T17:37:00Z" w16du:dateUtc="2026-10-20T15:37:00Z"/>
        </w:rPr>
      </w:pPr>
      <w:del w:id="18" w:author="Dionne Solomons" w:date="2026-10-20T17:37:00Z" w16du:dateUtc="2026-10-20T15:37:00Z">
        <w:r w:rsidRPr="00A52A4B" w:rsidDel="00CC6A1F">
          <w:delText>Their four core coaching functions are profiling — understanding circumstances, strengths, needs and aspirations; linking — connecting people to training, services, funding and livelihood opportunities; supporting — providing ongoing guidance and practical assistance; and sustaining — helping participants strengthen progress and resilience over time.</w:delText>
        </w:r>
      </w:del>
    </w:p>
    <w:p w14:paraId="1FB8E27B" w14:textId="55C655E6" w:rsidR="00A52A4B" w:rsidRPr="00A52A4B" w:rsidRDefault="00A52A4B" w:rsidP="00A52A4B">
      <w:del w:id="19" w:author="Dionne Solomons" w:date="2026-10-20T17:37:00Z" w16du:dateUtc="2026-10-20T15:37:00Z">
        <w:r w:rsidRPr="00A52A4B" w:rsidDel="00CC6A1F">
          <w:delText>This personalised support holds the participant’s journey together and helps turn a plan into practical action.</w:delText>
        </w:r>
      </w:del>
    </w:p>
    <w:p w14:paraId="12D55DCE" w14:textId="3DFA073E" w:rsidR="00A52A4B" w:rsidRPr="00A52A4B" w:rsidRDefault="00A52A4B" w:rsidP="00A52A4B">
      <w:r w:rsidRPr="00A52A4B">
        <w:rPr>
          <w:b/>
          <w:bCs/>
        </w:rPr>
        <w:t>1,</w:t>
      </w:r>
      <w:del w:id="20" w:author="Dionne Solomons" w:date="2026-10-20T22:34:00Z" w16du:dateUtc="2026-10-20T20:34:00Z">
        <w:r w:rsidRPr="00A52A4B" w:rsidDel="00E31E65">
          <w:rPr>
            <w:b/>
            <w:bCs/>
          </w:rPr>
          <w:delText>823</w:delText>
        </w:r>
        <w:r w:rsidDel="00E31E65">
          <w:rPr>
            <w:b/>
            <w:bCs/>
          </w:rPr>
          <w:delText xml:space="preserve"> </w:delText>
        </w:r>
      </w:del>
      <w:ins w:id="21" w:author="Dionne Solomons" w:date="2026-10-20T22:34:00Z" w16du:dateUtc="2026-10-20T20:34:00Z">
        <w:r w:rsidR="00E31E65" w:rsidRPr="00A52A4B">
          <w:rPr>
            <w:b/>
            <w:bCs/>
          </w:rPr>
          <w:t>8</w:t>
        </w:r>
        <w:r w:rsidR="00E31E65">
          <w:rPr>
            <w:b/>
            <w:bCs/>
          </w:rPr>
          <w:t>55</w:t>
        </w:r>
        <w:r w:rsidR="00E31E65">
          <w:rPr>
            <w:b/>
            <w:bCs/>
          </w:rPr>
          <w:t xml:space="preserve"> </w:t>
        </w:r>
      </w:ins>
      <w:r w:rsidRPr="00A52A4B">
        <w:t>Participants profiled</w:t>
      </w:r>
    </w:p>
    <w:p w14:paraId="754119E6" w14:textId="77777777" w:rsidR="007E4459" w:rsidRDefault="007E4459" w:rsidP="00A52A4B"/>
    <w:p w14:paraId="1E7C6880" w14:textId="7865D248" w:rsidR="00A52A4B" w:rsidRPr="007E4459" w:rsidRDefault="00A52A4B" w:rsidP="00A52A4B">
      <w:pPr>
        <w:rPr>
          <w:b/>
          <w:bCs/>
        </w:rPr>
      </w:pPr>
      <w:r w:rsidRPr="007E4459">
        <w:rPr>
          <w:b/>
          <w:bCs/>
        </w:rPr>
        <w:t>Meet the Linkages Facilitators</w:t>
      </w:r>
    </w:p>
    <w:p w14:paraId="25C1C6FA" w14:textId="5B726BEE" w:rsidR="00A52A4B" w:rsidRPr="00A52A4B" w:rsidRDefault="00A52A4B" w:rsidP="00A52A4B">
      <w:r w:rsidRPr="00A52A4B">
        <w:rPr>
          <w:noProof/>
        </w:rPr>
        <w:drawing>
          <wp:inline distT="0" distB="0" distL="0" distR="0" wp14:anchorId="3CA6E4C1" wp14:editId="37336B86">
            <wp:extent cx="1800000" cy="1800000"/>
            <wp:effectExtent l="0" t="0" r="0" b="0"/>
            <wp:docPr id="25827798" name="Picture 20" descr="Portrait of Nompumelelo Z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ortrait of Nompumelelo Zulu"/>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15FB1B72" w14:textId="77777777" w:rsidR="00A52A4B" w:rsidRPr="00A52A4B" w:rsidRDefault="00A52A4B" w:rsidP="00A52A4B">
      <w:pPr>
        <w:rPr>
          <w:b/>
          <w:bCs/>
        </w:rPr>
      </w:pPr>
      <w:r w:rsidRPr="00A52A4B">
        <w:rPr>
          <w:b/>
          <w:bCs/>
        </w:rPr>
        <w:t>Nompumelelo Zulu</w:t>
      </w:r>
    </w:p>
    <w:p w14:paraId="5D58A7D9" w14:textId="77777777" w:rsidR="00A52A4B" w:rsidRPr="00A52A4B" w:rsidRDefault="00A52A4B" w:rsidP="00A52A4B">
      <w:r w:rsidRPr="00A52A4B">
        <w:t>Mthwalume, KwaZulu-Natal</w:t>
      </w:r>
    </w:p>
    <w:p w14:paraId="2D2C1BF4" w14:textId="77777777" w:rsidR="00A52A4B" w:rsidRPr="00A52A4B" w:rsidRDefault="00A52A4B" w:rsidP="00A52A4B">
      <w:r w:rsidRPr="00A52A4B">
        <w:t>Nompumelelo has a strong enterprise and skills-development focus, helping participants move from business aspirations towards practical training, company registration and preparation to start their businesses.</w:t>
      </w:r>
    </w:p>
    <w:p w14:paraId="10393D9B" w14:textId="77777777" w:rsidR="00A52A4B" w:rsidRPr="00A52A4B" w:rsidRDefault="00A52A4B" w:rsidP="00A52A4B">
      <w:hyperlink r:id="rId6" w:history="1">
        <w:r w:rsidRPr="00A52A4B">
          <w:rPr>
            <w:rStyle w:val="Hyperlink"/>
          </w:rPr>
          <w:t>mthwalume@finmark.org.za</w:t>
        </w:r>
      </w:hyperlink>
    </w:p>
    <w:p w14:paraId="7EFD0E3D" w14:textId="38EA3093" w:rsidR="00A52A4B" w:rsidRPr="00A52A4B" w:rsidRDefault="00A52A4B" w:rsidP="00A52A4B">
      <w:r w:rsidRPr="00A52A4B">
        <w:rPr>
          <w:noProof/>
        </w:rPr>
        <w:drawing>
          <wp:inline distT="0" distB="0" distL="0" distR="0" wp14:anchorId="69A28CEA" wp14:editId="1152F952">
            <wp:extent cx="1800000" cy="1800000"/>
            <wp:effectExtent l="0" t="0" r="0" b="0"/>
            <wp:docPr id="1819544443" name="Picture 19" descr="Portrait of Nelisiwe B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ortrait of Nelisiwe Blo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D183D6F" w14:textId="77777777" w:rsidR="00A52A4B" w:rsidRPr="00A52A4B" w:rsidRDefault="00A52A4B" w:rsidP="00A52A4B">
      <w:pPr>
        <w:rPr>
          <w:b/>
          <w:bCs/>
        </w:rPr>
      </w:pPr>
      <w:r w:rsidRPr="00A52A4B">
        <w:rPr>
          <w:b/>
          <w:bCs/>
        </w:rPr>
        <w:t>Nelisiwe Blose</w:t>
      </w:r>
    </w:p>
    <w:p w14:paraId="35F9AE28" w14:textId="77777777" w:rsidR="00A52A4B" w:rsidRPr="00A52A4B" w:rsidRDefault="00A52A4B" w:rsidP="00A52A4B">
      <w:r w:rsidRPr="00A52A4B">
        <w:t>KwaMashu, KwaZulu-Natal</w:t>
      </w:r>
    </w:p>
    <w:p w14:paraId="469AFE69" w14:textId="77777777" w:rsidR="00A52A4B" w:rsidRPr="00A52A4B" w:rsidRDefault="00A52A4B" w:rsidP="00A52A4B">
      <w:r w:rsidRPr="00A52A4B">
        <w:t>Nelisiwe provides practical, opportunity-focused coaching, helping participants prepare for employment while connecting aspiring entrepreneurs to funding, registration and skills-development support.</w:t>
      </w:r>
    </w:p>
    <w:p w14:paraId="431EDFBB" w14:textId="77777777" w:rsidR="00A52A4B" w:rsidRPr="00A52A4B" w:rsidRDefault="00A52A4B" w:rsidP="00A52A4B">
      <w:hyperlink r:id="rId8" w:history="1">
        <w:r w:rsidRPr="00A52A4B">
          <w:rPr>
            <w:rStyle w:val="Hyperlink"/>
          </w:rPr>
          <w:t>kwamashu@finmark.org.za</w:t>
        </w:r>
      </w:hyperlink>
    </w:p>
    <w:p w14:paraId="1279DDC1" w14:textId="1CFA240D" w:rsidR="00A52A4B" w:rsidRPr="00A52A4B" w:rsidRDefault="00A52A4B" w:rsidP="00A52A4B">
      <w:r w:rsidRPr="00A52A4B">
        <w:rPr>
          <w:noProof/>
        </w:rPr>
        <w:drawing>
          <wp:inline distT="0" distB="0" distL="0" distR="0" wp14:anchorId="1C04CDD1" wp14:editId="5E25BC25">
            <wp:extent cx="1800000" cy="1800000"/>
            <wp:effectExtent l="0" t="0" r="0" b="0"/>
            <wp:docPr id="1851225748" name="Picture 18" descr="Portrait of Nokuthula Ngc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ortrait of Nokuthula Ngcob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683D0044" w14:textId="77777777" w:rsidR="00A52A4B" w:rsidRPr="00A52A4B" w:rsidRDefault="00A52A4B" w:rsidP="00A52A4B">
      <w:pPr>
        <w:rPr>
          <w:b/>
          <w:bCs/>
        </w:rPr>
      </w:pPr>
      <w:r w:rsidRPr="00A52A4B">
        <w:rPr>
          <w:b/>
          <w:bCs/>
        </w:rPr>
        <w:t>Nokuthula Ngcobo</w:t>
      </w:r>
    </w:p>
    <w:p w14:paraId="074011AA" w14:textId="77777777" w:rsidR="00A52A4B" w:rsidRPr="00A52A4B" w:rsidRDefault="00A52A4B" w:rsidP="00A52A4B">
      <w:r w:rsidRPr="00A52A4B">
        <w:t>KwaMashu, KwaZulu-Natal</w:t>
      </w:r>
    </w:p>
    <w:p w14:paraId="3FF25BE2" w14:textId="77777777" w:rsidR="00A52A4B" w:rsidRPr="00A52A4B" w:rsidRDefault="00A52A4B" w:rsidP="00A52A4B">
      <w:r w:rsidRPr="00A52A4B">
        <w:t>Nokuthula brings a holistic, persistent approach to coaching, staying closely engaged with participants while helping them navigate livelihood opportunities and immediate social and household challenges.</w:t>
      </w:r>
    </w:p>
    <w:p w14:paraId="4FBBBE9F" w14:textId="77777777" w:rsidR="00A52A4B" w:rsidRPr="00A52A4B" w:rsidRDefault="00A52A4B" w:rsidP="00A52A4B">
      <w:hyperlink r:id="rId10" w:history="1">
        <w:r w:rsidRPr="00A52A4B">
          <w:rPr>
            <w:rStyle w:val="Hyperlink"/>
          </w:rPr>
          <w:t>kwamashu2@finmark.org.za</w:t>
        </w:r>
      </w:hyperlink>
    </w:p>
    <w:p w14:paraId="708CCB93" w14:textId="68828CDC" w:rsidR="00A52A4B" w:rsidRPr="00A52A4B" w:rsidRDefault="00A52A4B" w:rsidP="00A52A4B">
      <w:r w:rsidRPr="00A52A4B">
        <w:rPr>
          <w:noProof/>
        </w:rPr>
        <w:drawing>
          <wp:inline distT="0" distB="0" distL="0" distR="0" wp14:anchorId="7F589879" wp14:editId="0E9F537F">
            <wp:extent cx="1800000" cy="1800000"/>
            <wp:effectExtent l="0" t="0" r="0" b="0"/>
            <wp:docPr id="820964480" name="Picture 17" descr="Portrait of Philile D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ortrait of Philile Dub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646AC33B" w14:textId="77777777" w:rsidR="00A52A4B" w:rsidRPr="00A52A4B" w:rsidRDefault="00A52A4B" w:rsidP="00A52A4B">
      <w:pPr>
        <w:rPr>
          <w:b/>
          <w:bCs/>
        </w:rPr>
      </w:pPr>
      <w:r w:rsidRPr="00A52A4B">
        <w:rPr>
          <w:b/>
          <w:bCs/>
        </w:rPr>
        <w:t>Philile Dube</w:t>
      </w:r>
    </w:p>
    <w:p w14:paraId="6ED09FF3" w14:textId="77777777" w:rsidR="00A52A4B" w:rsidRPr="00A52A4B" w:rsidRDefault="00A52A4B" w:rsidP="00A52A4B">
      <w:r w:rsidRPr="00A52A4B">
        <w:t>Madadeni, KwaZulu-Natal</w:t>
      </w:r>
    </w:p>
    <w:p w14:paraId="54950E3C" w14:textId="77777777" w:rsidR="00A52A4B" w:rsidRPr="00A52A4B" w:rsidRDefault="00A52A4B" w:rsidP="00A52A4B">
      <w:r w:rsidRPr="00A52A4B">
        <w:t>Philile uses adaptive, highly individualised support around each participant’s chosen pathway, drawing on community networks to overcome barriers as they arise.</w:t>
      </w:r>
    </w:p>
    <w:p w14:paraId="754FEF6E" w14:textId="77777777" w:rsidR="00A52A4B" w:rsidRPr="00A52A4B" w:rsidRDefault="00A52A4B" w:rsidP="00A52A4B">
      <w:hyperlink r:id="rId12" w:history="1">
        <w:r w:rsidRPr="00A52A4B">
          <w:rPr>
            <w:rStyle w:val="Hyperlink"/>
          </w:rPr>
          <w:t>madadeni@finmark.org.za</w:t>
        </w:r>
      </w:hyperlink>
    </w:p>
    <w:p w14:paraId="16A154C9" w14:textId="6B985266" w:rsidR="00A52A4B" w:rsidRPr="00A52A4B" w:rsidRDefault="00A52A4B" w:rsidP="00A52A4B">
      <w:r w:rsidRPr="00A52A4B">
        <w:rPr>
          <w:noProof/>
        </w:rPr>
        <w:lastRenderedPageBreak/>
        <w:drawing>
          <wp:inline distT="0" distB="0" distL="0" distR="0" wp14:anchorId="04DE5A17" wp14:editId="149E680E">
            <wp:extent cx="1800000" cy="1800000"/>
            <wp:effectExtent l="0" t="0" r="0" b="0"/>
            <wp:docPr id="1306039761" name="Picture 16" descr="Portrait of Zanele Mpung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ortrait of Zanele Mpungos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63E6661" w14:textId="77777777" w:rsidR="00A52A4B" w:rsidRPr="00A52A4B" w:rsidRDefault="00A52A4B" w:rsidP="00A52A4B">
      <w:pPr>
        <w:rPr>
          <w:b/>
          <w:bCs/>
        </w:rPr>
      </w:pPr>
      <w:r w:rsidRPr="00A52A4B">
        <w:rPr>
          <w:b/>
          <w:bCs/>
        </w:rPr>
        <w:t>Zanele Mpungose</w:t>
      </w:r>
    </w:p>
    <w:p w14:paraId="62EA7C64" w14:textId="77777777" w:rsidR="00A52A4B" w:rsidRPr="00A52A4B" w:rsidRDefault="00A52A4B" w:rsidP="00A52A4B">
      <w:r w:rsidRPr="00A52A4B">
        <w:t>Madadeni, KwaZulu-Natal</w:t>
      </w:r>
    </w:p>
    <w:p w14:paraId="58B2EA68" w14:textId="4AABB23A" w:rsidR="00A52A4B" w:rsidRPr="003A0FE7" w:rsidRDefault="002F33D5" w:rsidP="00A52A4B">
      <w:pPr>
        <w:rPr>
          <w:rFonts w:eastAsiaTheme="majorEastAsia" w:cs="Arial"/>
          <w:rPrChange w:id="22" w:author="Dionne Solomons" w:date="2026-10-20T22:33:00Z" w16du:dateUtc="2026-10-20T20:33:00Z">
            <w:rPr/>
          </w:rPrChange>
        </w:rPr>
      </w:pPr>
      <w:ins w:id="23" w:author="Dionne Solomons" w:date="2026-10-20T17:32:00Z" w16du:dateUtc="2026-10-20T15:32:00Z">
        <w:r w:rsidRPr="003A0FE7">
          <w:rPr>
            <w:rFonts w:eastAsiaTheme="majorEastAsia" w:cs="Arial"/>
            <w:rPrChange w:id="24" w:author="Dionne Solomons" w:date="2026-10-20T22:33:00Z" w16du:dateUtc="2026-10-20T20:33:00Z">
              <w:rPr>
                <w:rFonts w:ascii="Arial" w:eastAsiaTheme="majorEastAsia" w:hAnsi="Arial" w:cs="Arial"/>
                <w:sz w:val="20"/>
                <w:szCs w:val="18"/>
              </w:rPr>
            </w:rPrChange>
          </w:rPr>
          <w:t>Zanele is a Linkages Facilitator who empowers aspiring entrepreneurs through practical guidance, peer learning and business development support. She helps participants navigate funding opportunities, business registration and the essential steps to establishing sustainable businesses.</w:t>
        </w:r>
      </w:ins>
      <w:del w:id="25" w:author="Dionne Solomons" w:date="2026-10-20T17:32:00Z" w16du:dateUtc="2026-10-20T15:32:00Z">
        <w:r w:rsidR="00A52A4B" w:rsidRPr="003A0FE7" w:rsidDel="002F33D5">
          <w:delText>Zanele brings a strong entrepreneurship focus to her coaching, encouraging peer learning while helping participants navigate business funding, registration and the practical steps involved in starting a business.</w:delText>
        </w:r>
      </w:del>
    </w:p>
    <w:p w14:paraId="62D78F11" w14:textId="77777777" w:rsidR="00A52A4B" w:rsidRPr="00A52A4B" w:rsidRDefault="00A52A4B" w:rsidP="00A52A4B">
      <w:hyperlink r:id="rId14" w:history="1">
        <w:r w:rsidRPr="00A52A4B">
          <w:rPr>
            <w:rStyle w:val="Hyperlink"/>
          </w:rPr>
          <w:t>madadeni2@finmark.org.za</w:t>
        </w:r>
      </w:hyperlink>
    </w:p>
    <w:p w14:paraId="02985F9D" w14:textId="7F1560EA" w:rsidR="00A52A4B" w:rsidRPr="00A52A4B" w:rsidRDefault="00A52A4B" w:rsidP="00A52A4B">
      <w:r w:rsidRPr="00A52A4B">
        <w:rPr>
          <w:noProof/>
        </w:rPr>
        <w:drawing>
          <wp:inline distT="0" distB="0" distL="0" distR="0" wp14:anchorId="6132C8D8" wp14:editId="367A586E">
            <wp:extent cx="1800000" cy="1800000"/>
            <wp:effectExtent l="0" t="0" r="0" b="0"/>
            <wp:docPr id="1421088829" name="Picture 15" descr="Portrait of Shennin Cornellis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ortrait of Shennin Cornelliss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2A98B4BF" w14:textId="77777777" w:rsidR="00A52A4B" w:rsidRPr="00A52A4B" w:rsidRDefault="00A52A4B" w:rsidP="00A52A4B">
      <w:pPr>
        <w:rPr>
          <w:b/>
          <w:bCs/>
        </w:rPr>
      </w:pPr>
      <w:r w:rsidRPr="00A52A4B">
        <w:rPr>
          <w:b/>
          <w:bCs/>
        </w:rPr>
        <w:t>Shennin Cornellissen</w:t>
      </w:r>
    </w:p>
    <w:p w14:paraId="3F5ACB65" w14:textId="77777777" w:rsidR="00A52A4B" w:rsidRPr="00A52A4B" w:rsidRDefault="00A52A4B" w:rsidP="00A52A4B">
      <w:r w:rsidRPr="00A52A4B">
        <w:t>Oppermansdorp, Free State</w:t>
      </w:r>
    </w:p>
    <w:p w14:paraId="1939C187" w14:textId="77777777" w:rsidR="00A52A4B" w:rsidRPr="00A52A4B" w:rsidRDefault="00A52A4B" w:rsidP="00A52A4B">
      <w:r w:rsidRPr="00A52A4B">
        <w:t>Shennin demonstrates a strong understanding of participants’ economic realities, recognising how household pressures, debt, education and limited local opportunities shape the livelihood choices people can make.</w:t>
      </w:r>
    </w:p>
    <w:p w14:paraId="57C217BB" w14:textId="77777777" w:rsidR="00A52A4B" w:rsidRPr="00A52A4B" w:rsidRDefault="00A52A4B" w:rsidP="00A52A4B">
      <w:hyperlink r:id="rId16" w:history="1">
        <w:r w:rsidRPr="00A52A4B">
          <w:rPr>
            <w:rStyle w:val="Hyperlink"/>
          </w:rPr>
          <w:t>oppermans@finmark.org.za</w:t>
        </w:r>
      </w:hyperlink>
    </w:p>
    <w:p w14:paraId="4C1549E8" w14:textId="3196EE25" w:rsidR="00A52A4B" w:rsidRPr="00A52A4B" w:rsidRDefault="00A52A4B" w:rsidP="00A52A4B">
      <w:r w:rsidRPr="00A52A4B">
        <w:rPr>
          <w:noProof/>
        </w:rPr>
        <w:lastRenderedPageBreak/>
        <w:drawing>
          <wp:inline distT="0" distB="0" distL="0" distR="0" wp14:anchorId="744FF1EA" wp14:editId="67189E36">
            <wp:extent cx="1800000" cy="1800000"/>
            <wp:effectExtent l="0" t="0" r="0" b="0"/>
            <wp:docPr id="1644131153" name="Picture 14" descr="Portrait of Rethabile Sebakamot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ortrait of Rethabile Sebakamots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67C1357A" w14:textId="77777777" w:rsidR="00A52A4B" w:rsidRPr="00A52A4B" w:rsidRDefault="00A52A4B" w:rsidP="00A52A4B">
      <w:pPr>
        <w:rPr>
          <w:b/>
          <w:bCs/>
        </w:rPr>
      </w:pPr>
      <w:r w:rsidRPr="00A52A4B">
        <w:rPr>
          <w:b/>
          <w:bCs/>
        </w:rPr>
        <w:t>Rethabile Sebakamotse</w:t>
      </w:r>
    </w:p>
    <w:p w14:paraId="7A2D6E3F" w14:textId="77777777" w:rsidR="00A52A4B" w:rsidRPr="00A52A4B" w:rsidRDefault="00A52A4B" w:rsidP="00A52A4B">
      <w:r w:rsidRPr="00A52A4B">
        <w:t>Virginia, Free State</w:t>
      </w:r>
    </w:p>
    <w:p w14:paraId="3BEB5A6D" w14:textId="77777777" w:rsidR="00A52A4B" w:rsidRPr="00A52A4B" w:rsidRDefault="00A52A4B" w:rsidP="00A52A4B">
      <w:r w:rsidRPr="00A52A4B">
        <w:t>Rethabile’s strength is keeping participants engaged and opportunity-ready through regular check-ins, group sessions and practical job-search support, despite limited long-term opportunities.</w:t>
      </w:r>
    </w:p>
    <w:p w14:paraId="4EF8E508" w14:textId="77777777" w:rsidR="00A52A4B" w:rsidRPr="00A52A4B" w:rsidRDefault="00A52A4B" w:rsidP="00A52A4B">
      <w:hyperlink r:id="rId18" w:history="1">
        <w:r w:rsidRPr="00A52A4B">
          <w:rPr>
            <w:rStyle w:val="Hyperlink"/>
          </w:rPr>
          <w:t>virginia@finmark.org.za</w:t>
        </w:r>
      </w:hyperlink>
    </w:p>
    <w:p w14:paraId="3D775127" w14:textId="57B46797" w:rsidR="00A52A4B" w:rsidRPr="00A52A4B" w:rsidRDefault="00A52A4B" w:rsidP="00A52A4B">
      <w:r w:rsidRPr="00A52A4B">
        <w:rPr>
          <w:noProof/>
        </w:rPr>
        <w:drawing>
          <wp:inline distT="0" distB="0" distL="0" distR="0" wp14:anchorId="3A0089FB" wp14:editId="00894708">
            <wp:extent cx="1800000" cy="1800000"/>
            <wp:effectExtent l="0" t="0" r="0" b="0"/>
            <wp:docPr id="897135259" name="Picture 13" descr="Portrait of Thabiso Sekhej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ortrait of Thabiso Sekheja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25711891" w14:textId="77777777" w:rsidR="00A52A4B" w:rsidRPr="00A52A4B" w:rsidRDefault="00A52A4B" w:rsidP="00A52A4B">
      <w:pPr>
        <w:rPr>
          <w:b/>
          <w:bCs/>
        </w:rPr>
      </w:pPr>
      <w:r w:rsidRPr="00A52A4B">
        <w:rPr>
          <w:b/>
          <w:bCs/>
        </w:rPr>
        <w:t>Thabiso Sekhejane</w:t>
      </w:r>
    </w:p>
    <w:p w14:paraId="7EC82C84" w14:textId="77777777" w:rsidR="00A52A4B" w:rsidRPr="00A52A4B" w:rsidRDefault="00A52A4B" w:rsidP="00A52A4B">
      <w:r w:rsidRPr="00A52A4B">
        <w:t>Meloding, Free State</w:t>
      </w:r>
    </w:p>
    <w:p w14:paraId="6060CCD8" w14:textId="44C64EA6" w:rsidR="00A52A4B" w:rsidRPr="003A0FE7" w:rsidRDefault="002A56C6" w:rsidP="00A52A4B">
      <w:pPr>
        <w:rPr>
          <w:rFonts w:eastAsiaTheme="majorEastAsia" w:cs="Arial"/>
          <w:rPrChange w:id="26" w:author="Dionne Solomons" w:date="2026-10-20T22:33:00Z" w16du:dateUtc="2026-10-20T20:33:00Z">
            <w:rPr/>
          </w:rPrChange>
        </w:rPr>
      </w:pPr>
      <w:ins w:id="27" w:author="Dionne Solomons" w:date="2026-10-20T17:32:00Z" w16du:dateUtc="2026-10-20T15:32:00Z">
        <w:r w:rsidRPr="003A0FE7">
          <w:rPr>
            <w:rFonts w:eastAsiaTheme="majorEastAsia" w:cs="Arial"/>
            <w:rPrChange w:id="28" w:author="Dionne Solomons" w:date="2026-10-20T22:33:00Z" w16du:dateUtc="2026-10-20T20:33:00Z">
              <w:rPr>
                <w:rFonts w:ascii="Arial" w:eastAsiaTheme="majorEastAsia" w:hAnsi="Arial" w:cs="Arial"/>
                <w:sz w:val="20"/>
                <w:szCs w:val="18"/>
              </w:rPr>
            </w:rPrChange>
          </w:rPr>
          <w:t>Thabiso brings a realistic, critical eye to the barriers participants face, particularly where weak employment linkages and slow funding processes prevent progress. He works to align support programmes from all stakeholders with the graduation criteria, making graduation a well-planned, seamless journey.</w:t>
        </w:r>
      </w:ins>
      <w:del w:id="29" w:author="Dionne Solomons" w:date="2026-10-20T17:32:00Z" w16du:dateUtc="2026-10-20T15:32:00Z">
        <w:r w:rsidR="00A52A4B" w:rsidRPr="003A0FE7" w:rsidDel="002A56C6">
          <w:delText>Thabiso brings a realistic and critical eye to the barriers participants encounter, particularly where weak employment linkages and slow funding processes prevent people from progressing.</w:delText>
        </w:r>
      </w:del>
    </w:p>
    <w:p w14:paraId="7C9F7546" w14:textId="77777777" w:rsidR="00A52A4B" w:rsidRPr="00A52A4B" w:rsidRDefault="00A52A4B" w:rsidP="00A52A4B">
      <w:hyperlink r:id="rId20" w:history="1">
        <w:r w:rsidRPr="00A52A4B">
          <w:rPr>
            <w:rStyle w:val="Hyperlink"/>
          </w:rPr>
          <w:t>meloding@finmark.org.za</w:t>
        </w:r>
      </w:hyperlink>
    </w:p>
    <w:p w14:paraId="0C62F379" w14:textId="776AC0A0" w:rsidR="00A52A4B" w:rsidRPr="00A52A4B" w:rsidRDefault="00A52A4B" w:rsidP="00A52A4B">
      <w:r w:rsidRPr="00A52A4B">
        <w:rPr>
          <w:noProof/>
        </w:rPr>
        <w:lastRenderedPageBreak/>
        <w:drawing>
          <wp:inline distT="0" distB="0" distL="0" distR="0" wp14:anchorId="41BA3248" wp14:editId="1644C3CF">
            <wp:extent cx="1800000" cy="1800000"/>
            <wp:effectExtent l="0" t="0" r="0" b="0"/>
            <wp:docPr id="196237476" name="Picture 12" descr="Portrait of Xolile (Vusi) Stuu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ortrait of Xolile (Vusi) Stuurma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B2311F1" w14:textId="77777777" w:rsidR="00A52A4B" w:rsidRPr="00A52A4B" w:rsidRDefault="00A52A4B" w:rsidP="00A52A4B">
      <w:pPr>
        <w:rPr>
          <w:b/>
          <w:bCs/>
        </w:rPr>
      </w:pPr>
      <w:r w:rsidRPr="00A52A4B">
        <w:rPr>
          <w:b/>
          <w:bCs/>
        </w:rPr>
        <w:t>Xolile (Vusi) Stuurman</w:t>
      </w:r>
    </w:p>
    <w:p w14:paraId="1B74321B" w14:textId="77777777" w:rsidR="00A52A4B" w:rsidRPr="00A52A4B" w:rsidRDefault="00A52A4B" w:rsidP="00A52A4B">
      <w:r w:rsidRPr="00A52A4B">
        <w:t>Sebokeng, Gauteng</w:t>
      </w:r>
    </w:p>
    <w:p w14:paraId="53B2EA55" w14:textId="3463E872" w:rsidR="00A52A4B" w:rsidRPr="003A0FE7" w:rsidRDefault="00AD189D" w:rsidP="00A52A4B">
      <w:pPr>
        <w:rPr>
          <w:rFonts w:eastAsiaTheme="majorEastAsia" w:cs="Arial"/>
          <w:sz w:val="22"/>
          <w:szCs w:val="20"/>
          <w:rPrChange w:id="30" w:author="Dionne Solomons" w:date="2026-10-20T22:32:00Z" w16du:dateUtc="2026-10-20T20:32:00Z">
            <w:rPr/>
          </w:rPrChange>
        </w:rPr>
      </w:pPr>
      <w:ins w:id="31" w:author="Dionne Solomons" w:date="2026-10-20T17:32:00Z" w16du:dateUtc="2026-10-20T15:32:00Z">
        <w:r w:rsidRPr="003A0FE7">
          <w:rPr>
            <w:rFonts w:eastAsiaTheme="majorEastAsia" w:cs="Arial"/>
            <w:sz w:val="22"/>
            <w:szCs w:val="20"/>
            <w:rPrChange w:id="32" w:author="Dionne Solomons" w:date="2026-10-20T22:32:00Z" w16du:dateUtc="2026-10-20T20:32:00Z">
              <w:rPr>
                <w:rFonts w:ascii="Arial" w:eastAsiaTheme="majorEastAsia" w:hAnsi="Arial" w:cs="Arial"/>
                <w:sz w:val="20"/>
                <w:szCs w:val="18"/>
              </w:rPr>
            </w:rPrChange>
          </w:rPr>
          <w:t>Xolile brings a hands-on, problem-solving approach, providing participants with practical support ranging from applications and interview preparation to internet access and spaces for virtual interviews, virtual classes and work-from-home activities.</w:t>
        </w:r>
      </w:ins>
      <w:del w:id="33" w:author="Dionne Solomons" w:date="2026-10-20T17:32:00Z" w16du:dateUtc="2026-10-20T15:32:00Z">
        <w:r w:rsidR="00A52A4B" w:rsidRPr="003A0FE7" w:rsidDel="00AD189D">
          <w:rPr>
            <w:sz w:val="28"/>
            <w:szCs w:val="28"/>
            <w:rPrChange w:id="34" w:author="Dionne Solomons" w:date="2026-10-20T22:32:00Z" w16du:dateUtc="2026-10-20T20:32:00Z">
              <w:rPr/>
            </w:rPrChange>
          </w:rPr>
          <w:delText>Xolile brings a hands-on, problem-solving approach, providing participants with practical support ranging from applications and interview preparation to internet access and spaces for virtual interviews.</w:delText>
        </w:r>
      </w:del>
    </w:p>
    <w:p w14:paraId="11D4A562" w14:textId="77777777" w:rsidR="00A52A4B" w:rsidRPr="00A52A4B" w:rsidRDefault="00A52A4B" w:rsidP="00A52A4B">
      <w:hyperlink r:id="rId22" w:history="1">
        <w:r w:rsidRPr="00A52A4B">
          <w:rPr>
            <w:rStyle w:val="Hyperlink"/>
          </w:rPr>
          <w:t>sebokeng@finmark.org.za</w:t>
        </w:r>
      </w:hyperlink>
    </w:p>
    <w:p w14:paraId="25D966A9" w14:textId="2AA61A59" w:rsidR="00A52A4B" w:rsidRPr="00A52A4B" w:rsidRDefault="00A52A4B" w:rsidP="00A52A4B">
      <w:r w:rsidRPr="00A52A4B">
        <w:rPr>
          <w:noProof/>
        </w:rPr>
        <w:drawing>
          <wp:inline distT="0" distB="0" distL="0" distR="0" wp14:anchorId="1F27D4AB" wp14:editId="07384F3E">
            <wp:extent cx="1800000" cy="1800000"/>
            <wp:effectExtent l="0" t="0" r="0" b="0"/>
            <wp:docPr id="1873683507" name="Picture 11" descr="Portrait of Seipati Mosebet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ortrait of Seipati Mosebets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204434DE" w14:textId="77777777" w:rsidR="00A52A4B" w:rsidRPr="00A52A4B" w:rsidRDefault="00A52A4B" w:rsidP="00A52A4B">
      <w:pPr>
        <w:rPr>
          <w:b/>
          <w:bCs/>
        </w:rPr>
      </w:pPr>
      <w:r w:rsidRPr="00A52A4B">
        <w:rPr>
          <w:b/>
          <w:bCs/>
        </w:rPr>
        <w:t>Seipati Mosebetsi</w:t>
      </w:r>
    </w:p>
    <w:p w14:paraId="73ACE975" w14:textId="77777777" w:rsidR="00A52A4B" w:rsidRPr="00A52A4B" w:rsidRDefault="00A52A4B" w:rsidP="00A52A4B">
      <w:r w:rsidRPr="00A52A4B">
        <w:t>Randfontein, Gauteng</w:t>
      </w:r>
    </w:p>
    <w:p w14:paraId="05EC616C" w14:textId="77777777" w:rsidR="008D3AD1" w:rsidRPr="003A0FE7" w:rsidRDefault="008D3AD1" w:rsidP="008D3AD1">
      <w:pPr>
        <w:rPr>
          <w:ins w:id="35" w:author="Dionne Solomons" w:date="2026-10-20T17:32:00Z" w16du:dateUtc="2026-10-20T15:32:00Z"/>
          <w:rFonts w:eastAsiaTheme="majorEastAsia" w:cs="Arial"/>
          <w:szCs w:val="22"/>
          <w:rPrChange w:id="36" w:author="Dionne Solomons" w:date="2026-10-20T22:32:00Z" w16du:dateUtc="2026-10-20T20:32:00Z">
            <w:rPr>
              <w:ins w:id="37" w:author="Dionne Solomons" w:date="2026-10-20T17:32:00Z" w16du:dateUtc="2026-10-20T15:32:00Z"/>
              <w:rFonts w:ascii="Arial" w:eastAsiaTheme="majorEastAsia" w:hAnsi="Arial" w:cs="Arial"/>
              <w:sz w:val="20"/>
              <w:szCs w:val="18"/>
            </w:rPr>
          </w:rPrChange>
        </w:rPr>
      </w:pPr>
      <w:ins w:id="38" w:author="Dionne Solomons" w:date="2026-10-20T17:32:00Z" w16du:dateUtc="2026-10-20T15:32:00Z">
        <w:r w:rsidRPr="003A0FE7">
          <w:rPr>
            <w:rFonts w:eastAsiaTheme="majorEastAsia" w:cs="Arial"/>
            <w:szCs w:val="22"/>
            <w:rPrChange w:id="39" w:author="Dionne Solomons" w:date="2026-10-20T22:32:00Z" w16du:dateUtc="2026-10-20T20:32:00Z">
              <w:rPr>
                <w:rFonts w:ascii="Arial" w:eastAsiaTheme="majorEastAsia" w:hAnsi="Arial" w:cs="Arial"/>
                <w:sz w:val="20"/>
                <w:szCs w:val="18"/>
              </w:rPr>
            </w:rPrChange>
          </w:rPr>
          <w:t xml:space="preserve">Seipati provides consistent, relationship-based support, staying in regular contact with participants and helping them adapt their livelihood plans when businesses or employment opportunities do not provide sufficient income. </w:t>
        </w:r>
      </w:ins>
    </w:p>
    <w:p w14:paraId="4FE6A289" w14:textId="00C403C7" w:rsidR="00A52A4B" w:rsidRPr="00A52A4B" w:rsidRDefault="00A52A4B" w:rsidP="00A52A4B">
      <w:del w:id="40" w:author="Dionne Solomons" w:date="2026-10-20T17:32:00Z" w16du:dateUtc="2026-10-20T15:32:00Z">
        <w:r w:rsidRPr="00A52A4B" w:rsidDel="008D3AD1">
          <w:delText>Seipati brings consistent, relationship-based support, maintaining regular contact with participants and helping them adapt their livelihood plans when businesses or employment opportunities do not provide sufficient income.</w:delText>
        </w:r>
      </w:del>
      <w:hyperlink r:id="rId24" w:history="1">
        <w:r w:rsidRPr="00A52A4B">
          <w:rPr>
            <w:rStyle w:val="Hyperlink"/>
          </w:rPr>
          <w:t>randfontein@finmark.org.za</w:t>
        </w:r>
      </w:hyperlink>
    </w:p>
    <w:p w14:paraId="7085B634" w14:textId="77777777" w:rsidR="007E4459" w:rsidRDefault="007E4459" w:rsidP="00A52A4B">
      <w:pPr>
        <w:rPr>
          <w:b/>
          <w:bCs/>
        </w:rPr>
      </w:pPr>
    </w:p>
    <w:p w14:paraId="5DF64C51" w14:textId="4E997761" w:rsidR="00A52A4B" w:rsidRPr="00A52A4B" w:rsidRDefault="00A52A4B" w:rsidP="00A52A4B">
      <w:r w:rsidRPr="00A52A4B">
        <w:rPr>
          <w:b/>
          <w:bCs/>
        </w:rPr>
        <w:t>Coaching network</w:t>
      </w:r>
    </w:p>
    <w:p w14:paraId="4CDAA481" w14:textId="77777777" w:rsidR="00A52A4B" w:rsidRPr="00A52A4B" w:rsidRDefault="00A52A4B" w:rsidP="00A52A4B">
      <w:r w:rsidRPr="00A52A4B">
        <w:t>Community Development Practitioners (CDPs)</w:t>
      </w:r>
    </w:p>
    <w:p w14:paraId="77F0676F" w14:textId="7A8E64B8" w:rsidR="00545287" w:rsidRDefault="00545287" w:rsidP="00545287">
      <w:pPr>
        <w:jc w:val="center"/>
      </w:pPr>
      <w:r>
        <w:t>(PILLARS)</w:t>
      </w:r>
    </w:p>
    <w:tbl>
      <w:tblPr>
        <w:tblStyle w:val="TableGrid"/>
        <w:tblW w:w="0" w:type="auto"/>
        <w:tblLook w:val="04A0" w:firstRow="1" w:lastRow="0" w:firstColumn="1" w:lastColumn="0" w:noHBand="0" w:noVBand="1"/>
      </w:tblPr>
      <w:tblGrid>
        <w:gridCol w:w="4508"/>
        <w:gridCol w:w="4508"/>
      </w:tblGrid>
      <w:tr w:rsidR="00A52A4B" w14:paraId="788B2646" w14:textId="77777777" w:rsidTr="00A52A4B">
        <w:tc>
          <w:tcPr>
            <w:tcW w:w="4508" w:type="dxa"/>
          </w:tcPr>
          <w:p w14:paraId="381CC937" w14:textId="27F08F88" w:rsidR="00A52A4B" w:rsidDel="00190778" w:rsidRDefault="00A52A4B" w:rsidP="00A52A4B">
            <w:pPr>
              <w:rPr>
                <w:del w:id="41" w:author="Dionne Solomons" w:date="2026-10-20T17:43:00Z" w16du:dateUtc="2026-10-20T15:43:00Z"/>
              </w:rPr>
            </w:pPr>
            <w:del w:id="42" w:author="Dionne Solomons" w:date="2026-10-20T17:43:00Z" w16du:dateUtc="2026-10-20T15:43:00Z">
              <w:r w:rsidDel="00190778">
                <w:delText>SOCIAL PROTECTION</w:delText>
              </w:r>
            </w:del>
          </w:p>
          <w:p w14:paraId="3A33E6DE" w14:textId="52BF18AA" w:rsidR="00A52A4B" w:rsidDel="00190778" w:rsidRDefault="00A52A4B" w:rsidP="00A52A4B">
            <w:pPr>
              <w:rPr>
                <w:del w:id="43" w:author="Dionne Solomons" w:date="2026-10-20T17:43:00Z" w16du:dateUtc="2026-10-20T15:43:00Z"/>
              </w:rPr>
            </w:pPr>
          </w:p>
          <w:p w14:paraId="12BEBB3C" w14:textId="1FDE3ED4" w:rsidR="00A52A4B" w:rsidRPr="00A52A4B" w:rsidDel="00190778" w:rsidRDefault="00A52A4B" w:rsidP="00A52A4B">
            <w:pPr>
              <w:rPr>
                <w:del w:id="44" w:author="Dionne Solomons" w:date="2026-10-20T17:43:00Z" w16du:dateUtc="2026-10-20T15:43:00Z"/>
                <w:b/>
                <w:bCs/>
              </w:rPr>
            </w:pPr>
            <w:del w:id="45" w:author="Dionne Solomons" w:date="2026-10-20T17:43:00Z" w16du:dateUtc="2026-10-20T15:43:00Z">
              <w:r w:rsidRPr="00A52A4B" w:rsidDel="00190778">
                <w:rPr>
                  <w:b/>
                  <w:bCs/>
                </w:rPr>
                <w:delText>Participant journey · pillar one</w:delText>
              </w:r>
            </w:del>
          </w:p>
          <w:p w14:paraId="3A219628" w14:textId="0F423842" w:rsidR="00A52A4B" w:rsidDel="00C12520" w:rsidRDefault="00A52A4B" w:rsidP="00A52A4B">
            <w:pPr>
              <w:rPr>
                <w:del w:id="46" w:author="Dionne Solomons" w:date="2026-10-20T17:41:00Z" w16du:dateUtc="2026-10-20T15:41:00Z"/>
                <w:b/>
                <w:bCs/>
              </w:rPr>
            </w:pPr>
            <w:del w:id="47" w:author="Dionne Solomons" w:date="2026-10-20T17:41:00Z" w16du:dateUtc="2026-10-20T15:41:00Z">
              <w:r w:rsidRPr="00A52A4B" w:rsidDel="00C12520">
                <w:rPr>
                  <w:b/>
                  <w:bCs/>
                </w:rPr>
                <w:delText>Social protection</w:delText>
              </w:r>
            </w:del>
          </w:p>
          <w:p w14:paraId="7561AAC8" w14:textId="5259D7E3" w:rsidR="00680487" w:rsidRPr="00A52A4B" w:rsidRDefault="00F056AC" w:rsidP="00680487">
            <w:pPr>
              <w:rPr>
                <w:ins w:id="48" w:author="Dionne Solomons" w:date="2026-10-20T17:39:00Z" w16du:dateUtc="2026-10-20T15:39:00Z"/>
                <w:b/>
                <w:bCs/>
              </w:rPr>
            </w:pPr>
            <w:ins w:id="49" w:author="Dionne Solomons" w:date="2026-10-20T17:39:00Z" w16du:dateUtc="2026-10-20T15:39:00Z">
              <w:r w:rsidRPr="00A52A4B">
                <w:rPr>
                  <w:b/>
                  <w:bCs/>
                </w:rPr>
                <w:t xml:space="preserve">PARTICIPANT JOURNEY · </w:t>
              </w:r>
              <w:r>
                <w:rPr>
                  <w:b/>
                  <w:bCs/>
                </w:rPr>
                <w:t>P</w:t>
              </w:r>
              <w:r w:rsidRPr="00A52A4B">
                <w:rPr>
                  <w:b/>
                  <w:bCs/>
                </w:rPr>
                <w:t xml:space="preserve">ILLAR </w:t>
              </w:r>
              <w:r>
                <w:rPr>
                  <w:b/>
                  <w:bCs/>
                </w:rPr>
                <w:t>ONE</w:t>
              </w:r>
            </w:ins>
          </w:p>
          <w:p w14:paraId="7529EEA9" w14:textId="77777777" w:rsidR="00C12520" w:rsidRDefault="00C12520" w:rsidP="00C12520">
            <w:pPr>
              <w:rPr>
                <w:ins w:id="50" w:author="Dionne Solomons" w:date="2026-10-20T17:41:00Z" w16du:dateUtc="2026-10-20T15:41:00Z"/>
                <w:b/>
                <w:bCs/>
              </w:rPr>
            </w:pPr>
          </w:p>
          <w:p w14:paraId="5D008EEE" w14:textId="23830A2C" w:rsidR="00C12520" w:rsidRDefault="00C12520" w:rsidP="00C12520">
            <w:pPr>
              <w:rPr>
                <w:ins w:id="51" w:author="Dionne Solomons" w:date="2026-10-20T17:41:00Z" w16du:dateUtc="2026-10-20T15:41:00Z"/>
                <w:b/>
                <w:bCs/>
              </w:rPr>
            </w:pPr>
            <w:ins w:id="52" w:author="Dionne Solomons" w:date="2026-10-20T17:41:00Z" w16du:dateUtc="2026-10-20T15:41:00Z">
              <w:r w:rsidRPr="00A52A4B">
                <w:rPr>
                  <w:b/>
                  <w:bCs/>
                </w:rPr>
                <w:lastRenderedPageBreak/>
                <w:t>Social protection</w:t>
              </w:r>
            </w:ins>
          </w:p>
          <w:p w14:paraId="53600774" w14:textId="77777777" w:rsidR="00C12520" w:rsidRPr="00A52A4B" w:rsidRDefault="00C12520" w:rsidP="00A52A4B">
            <w:pPr>
              <w:rPr>
                <w:b/>
                <w:bCs/>
              </w:rPr>
            </w:pPr>
          </w:p>
          <w:p w14:paraId="358A6090" w14:textId="77777777" w:rsidR="00A52A4B" w:rsidRPr="00A52A4B" w:rsidRDefault="00A52A4B" w:rsidP="00A52A4B">
            <w:pPr>
              <w:rPr>
                <w:b/>
                <w:bCs/>
              </w:rPr>
            </w:pPr>
            <w:r w:rsidRPr="00A52A4B">
              <w:rPr>
                <w:b/>
                <w:bCs/>
              </w:rPr>
              <w:t>Making sure participants receive the support to which they are entitled</w:t>
            </w:r>
          </w:p>
          <w:p w14:paraId="18A73A99" w14:textId="77777777" w:rsidR="00A52A4B" w:rsidRPr="00A52A4B" w:rsidRDefault="00000000" w:rsidP="00A52A4B">
            <w:r>
              <w:pict w14:anchorId="0F71906F">
                <v:rect id="_x0000_i1025" style="width:49.5pt;height:1.5pt" o:hrpct="0" o:hralign="center" o:hrstd="t" o:hr="t" fillcolor="#a0a0a0" stroked="f"/>
              </w:pict>
            </w:r>
          </w:p>
          <w:p w14:paraId="627FC198" w14:textId="340681AF" w:rsidR="00A52A4B" w:rsidRDefault="00A52A4B" w:rsidP="00A52A4B">
            <w:pPr>
              <w:rPr>
                <w:ins w:id="53" w:author="Dionne Solomons" w:date="2026-10-20T17:38:00Z" w16du:dateUtc="2026-10-20T15:38:00Z"/>
              </w:rPr>
            </w:pPr>
            <w:r w:rsidRPr="00A52A4B">
              <w:t xml:space="preserve">The grant is the starting point, not the destination. The first pillar confirms that participants and their households receive everything </w:t>
            </w:r>
            <w:del w:id="54" w:author="Dionne Solomons" w:date="2026-10-20T17:38:00Z" w16du:dateUtc="2026-10-20T15:38:00Z">
              <w:r w:rsidRPr="00A52A4B" w:rsidDel="004C3EC9">
                <w:delText xml:space="preserve">to which they are entitled, and closes the gaps that stop people claiming </w:delText>
              </w:r>
              <w:r w:rsidRPr="00A52A4B" w:rsidDel="007F5214">
                <w:delText xml:space="preserve">— </w:delText>
              </w:r>
              <w:r w:rsidRPr="00A52A4B" w:rsidDel="004C3EC9">
                <w:delText>missing documents, unregistered births</w:delText>
              </w:r>
            </w:del>
            <w:ins w:id="55" w:author="Dionne Solomons" w:date="2026-10-20T17:38:00Z" w16du:dateUtc="2026-10-20T15:38:00Z">
              <w:r w:rsidR="004C3EC9">
                <w:t>they are entitled to and closes the gaps that stop people from claiming, missing documents, unregistered births,</w:t>
              </w:r>
            </w:ins>
            <w:r w:rsidRPr="00A52A4B">
              <w:t xml:space="preserve"> and unclaimed services.</w:t>
            </w:r>
          </w:p>
          <w:p w14:paraId="3DBE587B" w14:textId="77777777" w:rsidR="004C3EC9" w:rsidRPr="00A52A4B" w:rsidRDefault="004C3EC9" w:rsidP="00A52A4B"/>
          <w:p w14:paraId="5A32BF08" w14:textId="77777777" w:rsidR="00A52A4B" w:rsidRPr="00A52A4B" w:rsidRDefault="00A52A4B" w:rsidP="00A52A4B">
            <w:r w:rsidRPr="00A52A4B">
              <w:t>The coach works with the local Department of Social Development office and SASSA outreach to resolve these issues, and refers participants to social work support where a household needs it.</w:t>
            </w:r>
          </w:p>
          <w:p w14:paraId="7C93E3A7" w14:textId="0494D657" w:rsidR="00A52A4B" w:rsidRDefault="00A52A4B" w:rsidP="00A52A4B"/>
        </w:tc>
        <w:tc>
          <w:tcPr>
            <w:tcW w:w="4508" w:type="dxa"/>
          </w:tcPr>
          <w:p w14:paraId="48E7E6A2" w14:textId="425321D5" w:rsidR="00A52A4B" w:rsidDel="00190778" w:rsidRDefault="00A52A4B" w:rsidP="00A52A4B">
            <w:pPr>
              <w:rPr>
                <w:del w:id="56" w:author="Dionne Solomons" w:date="2026-10-20T17:43:00Z" w16du:dateUtc="2026-10-20T15:43:00Z"/>
              </w:rPr>
            </w:pPr>
            <w:del w:id="57" w:author="Dionne Solomons" w:date="2026-10-20T17:43:00Z" w16du:dateUtc="2026-10-20T15:43:00Z">
              <w:r w:rsidDel="00190778">
                <w:lastRenderedPageBreak/>
                <w:delText>FINANCIAL INCLUSION</w:delText>
              </w:r>
            </w:del>
          </w:p>
          <w:p w14:paraId="09C69123" w14:textId="0A45C6DE" w:rsidR="00A52A4B" w:rsidDel="00190778" w:rsidRDefault="00A52A4B" w:rsidP="00A52A4B">
            <w:pPr>
              <w:rPr>
                <w:del w:id="58" w:author="Dionne Solomons" w:date="2026-10-20T17:43:00Z" w16du:dateUtc="2026-10-20T15:43:00Z"/>
              </w:rPr>
            </w:pPr>
          </w:p>
          <w:p w14:paraId="62E9F1D9" w14:textId="1BD30811" w:rsidR="00A52A4B" w:rsidRPr="00A52A4B" w:rsidDel="00190778" w:rsidRDefault="00A52A4B" w:rsidP="00A52A4B">
            <w:pPr>
              <w:rPr>
                <w:del w:id="59" w:author="Dionne Solomons" w:date="2026-10-20T17:43:00Z" w16du:dateUtc="2026-10-20T15:43:00Z"/>
                <w:b/>
                <w:bCs/>
              </w:rPr>
            </w:pPr>
            <w:del w:id="60" w:author="Dionne Solomons" w:date="2026-10-20T17:43:00Z" w16du:dateUtc="2026-10-20T15:43:00Z">
              <w:r w:rsidRPr="00A52A4B" w:rsidDel="00190778">
                <w:rPr>
                  <w:b/>
                  <w:bCs/>
                </w:rPr>
                <w:delText>Participant journey · pillar two</w:delText>
              </w:r>
            </w:del>
          </w:p>
          <w:p w14:paraId="43EFF377" w14:textId="0D537CE9" w:rsidR="00A52A4B" w:rsidDel="00C12520" w:rsidRDefault="00A52A4B" w:rsidP="00A52A4B">
            <w:pPr>
              <w:rPr>
                <w:del w:id="61" w:author="Dionne Solomons" w:date="2026-10-20T17:41:00Z" w16du:dateUtc="2026-10-20T15:41:00Z"/>
                <w:b/>
                <w:bCs/>
              </w:rPr>
            </w:pPr>
            <w:del w:id="62" w:author="Dionne Solomons" w:date="2026-10-20T17:41:00Z" w16du:dateUtc="2026-10-20T15:41:00Z">
              <w:r w:rsidRPr="00A52A4B" w:rsidDel="00C12520">
                <w:rPr>
                  <w:b/>
                  <w:bCs/>
                </w:rPr>
                <w:delText>Financial inclusion</w:delText>
              </w:r>
            </w:del>
          </w:p>
          <w:p w14:paraId="4CCF34B7" w14:textId="1AFF0203" w:rsidR="00A52A4B" w:rsidRPr="00A52A4B" w:rsidDel="00C12520" w:rsidRDefault="00A52A4B" w:rsidP="00A52A4B">
            <w:pPr>
              <w:rPr>
                <w:del w:id="63" w:author="Dionne Solomons" w:date="2026-10-20T17:41:00Z" w16du:dateUtc="2026-10-20T15:41:00Z"/>
                <w:b/>
                <w:bCs/>
              </w:rPr>
            </w:pPr>
          </w:p>
          <w:p w14:paraId="0849CAAA" w14:textId="1389C920" w:rsidR="00680487" w:rsidRPr="00A52A4B" w:rsidRDefault="00F056AC" w:rsidP="00680487">
            <w:pPr>
              <w:rPr>
                <w:ins w:id="64" w:author="Dionne Solomons" w:date="2026-10-20T17:40:00Z" w16du:dateUtc="2026-10-20T15:40:00Z"/>
                <w:b/>
                <w:bCs/>
              </w:rPr>
            </w:pPr>
            <w:ins w:id="65" w:author="Dionne Solomons" w:date="2026-10-20T17:40:00Z" w16du:dateUtc="2026-10-20T15:40:00Z">
              <w:r w:rsidRPr="00A52A4B">
                <w:rPr>
                  <w:b/>
                  <w:bCs/>
                </w:rPr>
                <w:t xml:space="preserve">PARTICIPANT JOURNEY · </w:t>
              </w:r>
              <w:r>
                <w:rPr>
                  <w:b/>
                  <w:bCs/>
                </w:rPr>
                <w:t>P</w:t>
              </w:r>
              <w:r w:rsidRPr="00A52A4B">
                <w:rPr>
                  <w:b/>
                  <w:bCs/>
                </w:rPr>
                <w:t xml:space="preserve">ILLAR </w:t>
              </w:r>
              <w:r>
                <w:rPr>
                  <w:b/>
                  <w:bCs/>
                </w:rPr>
                <w:t>TWO</w:t>
              </w:r>
            </w:ins>
          </w:p>
          <w:p w14:paraId="41C4129C" w14:textId="77777777" w:rsidR="00680487" w:rsidRDefault="00680487" w:rsidP="00A52A4B">
            <w:pPr>
              <w:rPr>
                <w:ins w:id="66" w:author="Dionne Solomons" w:date="2026-10-20T17:41:00Z" w16du:dateUtc="2026-10-20T15:41:00Z"/>
                <w:b/>
                <w:bCs/>
              </w:rPr>
            </w:pPr>
          </w:p>
          <w:p w14:paraId="1CC4CBCD" w14:textId="77777777" w:rsidR="00C12520" w:rsidRDefault="00C12520" w:rsidP="00C12520">
            <w:pPr>
              <w:rPr>
                <w:ins w:id="67" w:author="Dionne Solomons" w:date="2026-10-20T17:41:00Z" w16du:dateUtc="2026-10-20T15:41:00Z"/>
                <w:b/>
                <w:bCs/>
              </w:rPr>
            </w:pPr>
            <w:ins w:id="68" w:author="Dionne Solomons" w:date="2026-10-20T17:41:00Z" w16du:dateUtc="2026-10-20T15:41:00Z">
              <w:r w:rsidRPr="00A52A4B">
                <w:rPr>
                  <w:b/>
                  <w:bCs/>
                </w:rPr>
                <w:lastRenderedPageBreak/>
                <w:t>Financial inclusion</w:t>
              </w:r>
            </w:ins>
          </w:p>
          <w:p w14:paraId="3D6D5120" w14:textId="77777777" w:rsidR="00C12520" w:rsidRDefault="00C12520" w:rsidP="00A52A4B">
            <w:pPr>
              <w:rPr>
                <w:ins w:id="69" w:author="Dionne Solomons" w:date="2026-10-20T17:40:00Z" w16du:dateUtc="2026-10-20T15:40:00Z"/>
                <w:b/>
                <w:bCs/>
              </w:rPr>
            </w:pPr>
          </w:p>
          <w:p w14:paraId="675BE9B4" w14:textId="5E38BD53" w:rsidR="00A52A4B" w:rsidRPr="00A52A4B" w:rsidRDefault="00A52A4B" w:rsidP="00A52A4B">
            <w:pPr>
              <w:rPr>
                <w:b/>
                <w:bCs/>
              </w:rPr>
            </w:pPr>
            <w:r w:rsidRPr="00A52A4B">
              <w:rPr>
                <w:b/>
                <w:bCs/>
              </w:rPr>
              <w:t>Saving consistently and gaining access to finance participants can use</w:t>
            </w:r>
          </w:p>
          <w:p w14:paraId="4C21978D" w14:textId="77777777" w:rsidR="00A52A4B" w:rsidRPr="00A52A4B" w:rsidRDefault="00000000" w:rsidP="00A52A4B">
            <w:r>
              <w:pict w14:anchorId="25F92AC1">
                <v:rect id="_x0000_i1026" style="width:49.5pt;height:1.5pt" o:hrpct="0" o:hralign="center" o:hrstd="t" o:hr="t" fillcolor="#a0a0a0" stroked="f"/>
              </w:pict>
            </w:r>
          </w:p>
          <w:p w14:paraId="3FBFCB0C" w14:textId="77777777" w:rsidR="00A52A4B" w:rsidRDefault="00A52A4B" w:rsidP="00A52A4B">
            <w:pPr>
              <w:rPr>
                <w:ins w:id="70" w:author="Dionne Solomons" w:date="2026-10-20T17:39:00Z" w16du:dateUtc="2026-10-20T15:39:00Z"/>
              </w:rPr>
            </w:pPr>
            <w:r w:rsidRPr="00A52A4B">
              <w:t>A financial buffer under a participant’s control changes what they can risk. The second pillar builds a regular saving habit, connects participants to appropriate formal financial products, and supports them through funding applications.</w:t>
            </w:r>
          </w:p>
          <w:p w14:paraId="628B136C" w14:textId="77777777" w:rsidR="004C3EC9" w:rsidRPr="00A52A4B" w:rsidRDefault="004C3EC9" w:rsidP="00A52A4B"/>
          <w:p w14:paraId="3BDD687F" w14:textId="4FC3D377" w:rsidR="00A52A4B" w:rsidRPr="00A52A4B" w:rsidRDefault="00A52A4B" w:rsidP="00A52A4B">
            <w:r w:rsidRPr="00A52A4B">
              <w:t xml:space="preserve">It also tracks what participants are moving away from </w:t>
            </w:r>
            <w:del w:id="71" w:author="Dionne Solomons" w:date="2026-10-20T17:39:00Z" w16du:dateUtc="2026-10-20T15:39:00Z">
              <w:r w:rsidRPr="00A52A4B" w:rsidDel="004C3EC9">
                <w:delText xml:space="preserve">— </w:delText>
              </w:r>
            </w:del>
            <w:ins w:id="72" w:author="Dionne Solomons" w:date="2026-10-20T17:39:00Z" w16du:dateUtc="2026-10-20T15:39:00Z">
              <w:r w:rsidR="004C3EC9">
                <w:t>–</w:t>
              </w:r>
              <w:r w:rsidR="004C3EC9" w:rsidRPr="00A52A4B">
                <w:t xml:space="preserve"> </w:t>
              </w:r>
            </w:ins>
            <w:r w:rsidRPr="00A52A4B">
              <w:t>reliance on informal credit is one of the clearest signals that a household is becoming more resilient.</w:t>
            </w:r>
          </w:p>
          <w:p w14:paraId="50917D92" w14:textId="17B9169D" w:rsidR="00A52A4B" w:rsidRDefault="00A52A4B" w:rsidP="00A52A4B"/>
        </w:tc>
      </w:tr>
      <w:tr w:rsidR="00A52A4B" w14:paraId="6CEF7D39" w14:textId="77777777" w:rsidTr="00A52A4B">
        <w:tc>
          <w:tcPr>
            <w:tcW w:w="4508" w:type="dxa"/>
          </w:tcPr>
          <w:p w14:paraId="57C5E6E7" w14:textId="14AFD329" w:rsidR="00A52A4B" w:rsidDel="00F056AC" w:rsidRDefault="00A52A4B" w:rsidP="00A52A4B">
            <w:pPr>
              <w:rPr>
                <w:del w:id="73" w:author="Dionne Solomons" w:date="2026-10-20T17:40:00Z" w16du:dateUtc="2026-10-20T15:40:00Z"/>
              </w:rPr>
            </w:pPr>
            <w:del w:id="74" w:author="Dionne Solomons" w:date="2026-10-20T17:40:00Z" w16du:dateUtc="2026-10-20T15:40:00Z">
              <w:r w:rsidDel="00F056AC">
                <w:lastRenderedPageBreak/>
                <w:delText>SOCIAL EMPOWERMENT</w:delText>
              </w:r>
            </w:del>
          </w:p>
          <w:p w14:paraId="785EFDE1" w14:textId="3208C2B5" w:rsidR="00A52A4B" w:rsidDel="00F056AC" w:rsidRDefault="00A52A4B" w:rsidP="00A52A4B">
            <w:pPr>
              <w:rPr>
                <w:del w:id="75" w:author="Dionne Solomons" w:date="2026-10-20T17:40:00Z" w16du:dateUtc="2026-10-20T15:40:00Z"/>
              </w:rPr>
            </w:pPr>
          </w:p>
          <w:p w14:paraId="566D9ACF" w14:textId="3642EFE9" w:rsidR="00A52A4B" w:rsidRPr="00A52A4B" w:rsidRDefault="00F056AC" w:rsidP="00A52A4B">
            <w:pPr>
              <w:rPr>
                <w:b/>
                <w:bCs/>
              </w:rPr>
            </w:pPr>
            <w:r w:rsidRPr="00A52A4B">
              <w:rPr>
                <w:b/>
                <w:bCs/>
              </w:rPr>
              <w:t xml:space="preserve">PARTICIPANT JOURNEY · </w:t>
            </w:r>
            <w:del w:id="76" w:author="Dionne Solomons" w:date="2026-10-20T17:39:00Z" w16du:dateUtc="2026-10-20T15:39:00Z">
              <w:r w:rsidR="00A52A4B" w:rsidRPr="00A52A4B" w:rsidDel="00680487">
                <w:rPr>
                  <w:b/>
                  <w:bCs/>
                </w:rPr>
                <w:delText xml:space="preserve">pillar </w:delText>
              </w:r>
            </w:del>
            <w:ins w:id="77" w:author="Dionne Solomons" w:date="2026-10-20T17:39:00Z" w16du:dateUtc="2026-10-20T15:39:00Z">
              <w:r>
                <w:rPr>
                  <w:b/>
                  <w:bCs/>
                </w:rPr>
                <w:t>P</w:t>
              </w:r>
              <w:r w:rsidRPr="00A52A4B">
                <w:rPr>
                  <w:b/>
                  <w:bCs/>
                </w:rPr>
                <w:t xml:space="preserve">ILLAR </w:t>
              </w:r>
            </w:ins>
            <w:r w:rsidRPr="00A52A4B">
              <w:rPr>
                <w:b/>
                <w:bCs/>
              </w:rPr>
              <w:t>THREE</w:t>
            </w:r>
          </w:p>
          <w:p w14:paraId="0BCD2D1D" w14:textId="77777777" w:rsidR="00F056AC" w:rsidRDefault="00F056AC" w:rsidP="00A52A4B">
            <w:pPr>
              <w:rPr>
                <w:ins w:id="78" w:author="Dionne Solomons" w:date="2026-10-20T17:40:00Z" w16du:dateUtc="2026-10-20T15:40:00Z"/>
                <w:b/>
                <w:bCs/>
              </w:rPr>
            </w:pPr>
          </w:p>
          <w:p w14:paraId="45D8EDD0" w14:textId="5CC850B6" w:rsidR="00A52A4B" w:rsidRDefault="00A52A4B" w:rsidP="00A52A4B">
            <w:pPr>
              <w:rPr>
                <w:b/>
                <w:bCs/>
              </w:rPr>
            </w:pPr>
            <w:r w:rsidRPr="00A52A4B">
              <w:rPr>
                <w:b/>
                <w:bCs/>
              </w:rPr>
              <w:t>Social empowerment</w:t>
            </w:r>
          </w:p>
          <w:p w14:paraId="0A1DBBD7" w14:textId="77777777" w:rsidR="00A52A4B" w:rsidRPr="00A52A4B" w:rsidRDefault="00A52A4B" w:rsidP="00A52A4B">
            <w:pPr>
              <w:rPr>
                <w:b/>
                <w:bCs/>
              </w:rPr>
            </w:pPr>
          </w:p>
          <w:p w14:paraId="2E280CA5" w14:textId="77777777" w:rsidR="00A52A4B" w:rsidRPr="00A52A4B" w:rsidRDefault="00A52A4B" w:rsidP="00A52A4B">
            <w:pPr>
              <w:rPr>
                <w:b/>
                <w:bCs/>
              </w:rPr>
            </w:pPr>
            <w:r w:rsidRPr="00A52A4B">
              <w:rPr>
                <w:b/>
                <w:bCs/>
              </w:rPr>
              <w:t>Confidence, personal mastery and standing in the community</w:t>
            </w:r>
          </w:p>
          <w:p w14:paraId="5179E5BD" w14:textId="77777777" w:rsidR="00A52A4B" w:rsidRPr="00A52A4B" w:rsidRDefault="00000000" w:rsidP="00A52A4B">
            <w:r>
              <w:pict w14:anchorId="13EBC191">
                <v:rect id="_x0000_i1027" style="width:49.5pt;height:1.5pt" o:hrpct="0" o:hralign="center" o:hrstd="t" o:hr="t" fillcolor="#a0a0a0" stroked="f"/>
              </w:pict>
            </w:r>
          </w:p>
          <w:p w14:paraId="4C6F6EA8" w14:textId="522FE64D" w:rsidR="00A52A4B" w:rsidRDefault="00A52A4B" w:rsidP="00A52A4B">
            <w:pPr>
              <w:rPr>
                <w:ins w:id="79" w:author="Dionne Solomons" w:date="2026-10-20T17:41:00Z" w16du:dateUtc="2026-10-20T15:41:00Z"/>
              </w:rPr>
            </w:pPr>
            <w:r w:rsidRPr="00A52A4B">
              <w:t xml:space="preserve">Personal mastery and social empowerment sessions build the confidence to act </w:t>
            </w:r>
            <w:del w:id="80" w:author="Dionne Solomons" w:date="2026-10-20T17:41:00Z" w16du:dateUtc="2026-10-20T15:41:00Z">
              <w:r w:rsidRPr="00A52A4B" w:rsidDel="00C12520">
                <w:delText xml:space="preserve">— </w:delText>
              </w:r>
            </w:del>
            <w:ins w:id="81" w:author="Dionne Solomons" w:date="2026-10-20T17:41:00Z" w16du:dateUtc="2026-10-20T15:41:00Z">
              <w:r w:rsidR="00C12520">
                <w:t>–</w:t>
              </w:r>
              <w:r w:rsidR="00C12520" w:rsidRPr="00A52A4B">
                <w:t xml:space="preserve"> </w:t>
              </w:r>
            </w:ins>
            <w:r w:rsidRPr="00A52A4B">
              <w:t>to apply, to negotiate, to lead. This is usually where change becomes visible first, well before it shows up in income.</w:t>
            </w:r>
          </w:p>
          <w:p w14:paraId="3127836B" w14:textId="77777777" w:rsidR="00C12520" w:rsidRPr="00A52A4B" w:rsidRDefault="00C12520" w:rsidP="00A52A4B"/>
          <w:p w14:paraId="715E2976" w14:textId="77777777" w:rsidR="001433C7" w:rsidRPr="001433C7" w:rsidRDefault="001433C7" w:rsidP="001433C7">
            <w:pPr>
              <w:rPr>
                <w:ins w:id="82" w:author="Dionne Solomons" w:date="2026-10-20T17:43:00Z"/>
              </w:rPr>
            </w:pPr>
            <w:ins w:id="83" w:author="Dionne Solomons" w:date="2026-10-20T17:43:00Z">
              <w:r w:rsidRPr="001433C7">
                <w:t>The coach delivers the sessions directly, allowing the pace to be adapted to the group’s needs and progress.</w:t>
              </w:r>
            </w:ins>
          </w:p>
          <w:p w14:paraId="69F50B8E" w14:textId="429536A5" w:rsidR="00A52A4B" w:rsidDel="001433C7" w:rsidRDefault="00A52A4B" w:rsidP="00A52A4B">
            <w:pPr>
              <w:rPr>
                <w:del w:id="84" w:author="Dionne Solomons" w:date="2026-10-20T17:43:00Z" w16du:dateUtc="2026-10-20T15:43:00Z"/>
              </w:rPr>
            </w:pPr>
            <w:del w:id="85" w:author="Dionne Solomons" w:date="2026-10-20T17:43:00Z" w16du:dateUtc="2026-10-20T15:43:00Z">
              <w:r w:rsidRPr="00A52A4B" w:rsidDel="001433C7">
                <w:delText>It is delivered by the coach rather than bought in, which allows the sessions to be paced to the group.</w:delText>
              </w:r>
            </w:del>
          </w:p>
          <w:p w14:paraId="1E5EE1D4" w14:textId="77777777" w:rsidR="00A52A4B" w:rsidRPr="00A52A4B" w:rsidRDefault="00A52A4B" w:rsidP="00A52A4B"/>
          <w:p w14:paraId="78C92F55" w14:textId="17EC36BA" w:rsidR="00A52A4B" w:rsidRPr="00A52A4B" w:rsidRDefault="00A52A4B" w:rsidP="00A52A4B">
            <w:del w:id="86" w:author="Dionne Solomons" w:date="2026-10-20T22:35:00Z" w16du:dateUtc="2026-10-20T20:35:00Z">
              <w:r w:rsidRPr="00A52A4B" w:rsidDel="00FA00E2">
                <w:rPr>
                  <w:b/>
                  <w:bCs/>
                </w:rPr>
                <w:delText>832</w:delText>
              </w:r>
              <w:r w:rsidDel="00FA00E2">
                <w:rPr>
                  <w:b/>
                  <w:bCs/>
                </w:rPr>
                <w:delText xml:space="preserve"> </w:delText>
              </w:r>
            </w:del>
            <w:ins w:id="87" w:author="Dionne Solomons" w:date="2026-10-20T22:35:00Z" w16du:dateUtc="2026-10-20T20:35:00Z">
              <w:r w:rsidR="00FA00E2">
                <w:rPr>
                  <w:b/>
                  <w:bCs/>
                </w:rPr>
                <w:t>93</w:t>
              </w:r>
            </w:ins>
            <w:ins w:id="88" w:author="Dionne Solomons" w:date="2026-10-20T22:36:00Z" w16du:dateUtc="2026-10-20T20:36:00Z">
              <w:r w:rsidR="00FA00E2">
                <w:rPr>
                  <w:b/>
                  <w:bCs/>
                </w:rPr>
                <w:t>4</w:t>
              </w:r>
            </w:ins>
            <w:ins w:id="89" w:author="Dionne Solomons" w:date="2026-10-20T22:35:00Z" w16du:dateUtc="2026-10-20T20:35:00Z">
              <w:r w:rsidR="00FA00E2">
                <w:rPr>
                  <w:b/>
                  <w:bCs/>
                </w:rPr>
                <w:t xml:space="preserve"> </w:t>
              </w:r>
            </w:ins>
            <w:r w:rsidRPr="00A52A4B">
              <w:t>Completed personal mastery</w:t>
            </w:r>
          </w:p>
          <w:p w14:paraId="322F795C" w14:textId="77777777" w:rsidR="00A52A4B" w:rsidRDefault="00A52A4B" w:rsidP="00A52A4B"/>
          <w:p w14:paraId="0D483C46" w14:textId="76DD1BBA" w:rsidR="00A52A4B" w:rsidRDefault="00A52A4B" w:rsidP="00A52A4B"/>
        </w:tc>
        <w:tc>
          <w:tcPr>
            <w:tcW w:w="4508" w:type="dxa"/>
          </w:tcPr>
          <w:p w14:paraId="5E119D49" w14:textId="7AE743BE" w:rsidR="00A52A4B" w:rsidDel="00F056AC" w:rsidRDefault="00A52A4B" w:rsidP="00A52A4B">
            <w:pPr>
              <w:rPr>
                <w:del w:id="90" w:author="Dionne Solomons" w:date="2026-10-20T17:40:00Z" w16du:dateUtc="2026-10-20T15:40:00Z"/>
              </w:rPr>
            </w:pPr>
            <w:del w:id="91" w:author="Dionne Solomons" w:date="2026-10-20T17:40:00Z" w16du:dateUtc="2026-10-20T15:40:00Z">
              <w:r w:rsidDel="00F056AC">
                <w:delText>LIVELIHOOD PROMOTION</w:delText>
              </w:r>
            </w:del>
          </w:p>
          <w:p w14:paraId="7C2D2E6F" w14:textId="388AE77E" w:rsidR="00A52A4B" w:rsidDel="00F056AC" w:rsidRDefault="00A52A4B" w:rsidP="00A52A4B">
            <w:pPr>
              <w:rPr>
                <w:del w:id="92" w:author="Dionne Solomons" w:date="2026-10-20T17:40:00Z" w16du:dateUtc="2026-10-20T15:40:00Z"/>
              </w:rPr>
            </w:pPr>
          </w:p>
          <w:p w14:paraId="205682E7" w14:textId="66DBBA7C" w:rsidR="00A52A4B" w:rsidRPr="00A52A4B" w:rsidRDefault="00F056AC" w:rsidP="00A52A4B">
            <w:pPr>
              <w:rPr>
                <w:b/>
                <w:bCs/>
              </w:rPr>
            </w:pPr>
            <w:r w:rsidRPr="00A52A4B">
              <w:rPr>
                <w:b/>
                <w:bCs/>
              </w:rPr>
              <w:t>PARTICIPANT JOURNEY · PILLAR FOUR</w:t>
            </w:r>
          </w:p>
          <w:p w14:paraId="435C5074" w14:textId="77777777" w:rsidR="00F056AC" w:rsidRDefault="00F056AC" w:rsidP="00A52A4B">
            <w:pPr>
              <w:rPr>
                <w:ins w:id="93" w:author="Dionne Solomons" w:date="2026-10-20T17:40:00Z" w16du:dateUtc="2026-10-20T15:40:00Z"/>
                <w:b/>
                <w:bCs/>
              </w:rPr>
            </w:pPr>
          </w:p>
          <w:p w14:paraId="31E89DFA" w14:textId="695029B1" w:rsidR="00A52A4B" w:rsidRPr="00A52A4B" w:rsidRDefault="00A52A4B" w:rsidP="00A52A4B">
            <w:pPr>
              <w:rPr>
                <w:b/>
                <w:bCs/>
              </w:rPr>
            </w:pPr>
            <w:r w:rsidRPr="00A52A4B">
              <w:rPr>
                <w:b/>
                <w:bCs/>
              </w:rPr>
              <w:t>Livelihood promotion</w:t>
            </w:r>
          </w:p>
          <w:p w14:paraId="2EF64C3F" w14:textId="77777777" w:rsidR="00C12520" w:rsidRDefault="00C12520" w:rsidP="00A52A4B">
            <w:pPr>
              <w:rPr>
                <w:ins w:id="94" w:author="Dionne Solomons" w:date="2026-10-20T17:41:00Z" w16du:dateUtc="2026-10-20T15:41:00Z"/>
                <w:b/>
                <w:bCs/>
              </w:rPr>
            </w:pPr>
          </w:p>
          <w:p w14:paraId="4401534A" w14:textId="07284546" w:rsidR="00A52A4B" w:rsidRPr="00A52A4B" w:rsidRDefault="00A52A4B" w:rsidP="00A52A4B">
            <w:pPr>
              <w:rPr>
                <w:b/>
                <w:bCs/>
              </w:rPr>
            </w:pPr>
            <w:r w:rsidRPr="00A52A4B">
              <w:rPr>
                <w:b/>
                <w:bCs/>
              </w:rPr>
              <w:t>Skills, productive assets, markets and work</w:t>
            </w:r>
          </w:p>
          <w:p w14:paraId="01E52510" w14:textId="77777777" w:rsidR="00A52A4B" w:rsidRPr="00A52A4B" w:rsidRDefault="00000000" w:rsidP="00A52A4B">
            <w:r>
              <w:pict w14:anchorId="680D9550">
                <v:rect id="_x0000_i1028" style="width:49.5pt;height:1.5pt" o:hrpct="0" o:hralign="center" o:hrstd="t" o:hr="t" fillcolor="#a0a0a0" stroked="f"/>
              </w:pict>
            </w:r>
          </w:p>
          <w:p w14:paraId="4ECB8EDC" w14:textId="2B419BF0" w:rsidR="00A52A4B" w:rsidRDefault="00A52A4B" w:rsidP="00A52A4B">
            <w:pPr>
              <w:rPr>
                <w:ins w:id="95" w:author="Dionne Solomons" w:date="2026-10-20T17:41:00Z" w16du:dateUtc="2026-10-20T15:41:00Z"/>
              </w:rPr>
            </w:pPr>
            <w:r w:rsidRPr="00A52A4B">
              <w:t xml:space="preserve">Technical and business training, productive asset transfers, market links and placement into employment. Whether a participant is heading for a job or building an enterprise, this pillar </w:t>
            </w:r>
            <w:del w:id="96" w:author="Dionne Solomons" w:date="2026-10-20T17:43:00Z" w16du:dateUtc="2026-10-20T15:43:00Z">
              <w:r w:rsidRPr="00A52A4B" w:rsidDel="001433C7">
                <w:delText xml:space="preserve">is where the route becomes </w:delText>
              </w:r>
            </w:del>
            <w:ins w:id="97" w:author="Dionne Solomons" w:date="2026-10-20T17:43:00Z" w16du:dateUtc="2026-10-20T15:43:00Z">
              <w:r w:rsidR="001433C7">
                <w:t xml:space="preserve">makes the route </w:t>
              </w:r>
            </w:ins>
            <w:r w:rsidRPr="00A52A4B">
              <w:t>concrete.</w:t>
            </w:r>
          </w:p>
          <w:p w14:paraId="768534C8" w14:textId="77777777" w:rsidR="00C12520" w:rsidRPr="00A52A4B" w:rsidRDefault="00C12520" w:rsidP="00A52A4B"/>
          <w:p w14:paraId="723462AA" w14:textId="4BEA4AFF" w:rsidR="00A52A4B" w:rsidRDefault="00A52A4B" w:rsidP="00A52A4B">
            <w:r w:rsidRPr="00A52A4B">
              <w:t xml:space="preserve">Participants are encouraged to build more than one </w:t>
            </w:r>
            <w:del w:id="98" w:author="Dionne Solomons" w:date="2026-10-20T17:43:00Z" w16du:dateUtc="2026-10-20T15:43:00Z">
              <w:r w:rsidRPr="00A52A4B" w:rsidDel="00190778">
                <w:delText>stream of income rather than betting everything on a single pathway, particularly where</w:delText>
              </w:r>
            </w:del>
            <w:ins w:id="99" w:author="Dionne Solomons" w:date="2026-10-20T17:43:00Z" w16du:dateUtc="2026-10-20T15:43:00Z">
              <w:r w:rsidR="00190778">
                <w:t>income stream rather than betting everything on a single pathway, especially when</w:t>
              </w:r>
            </w:ins>
            <w:r w:rsidRPr="00A52A4B">
              <w:t xml:space="preserve"> farming is seasonal or an enterprise is still finding its feet.</w:t>
            </w:r>
          </w:p>
          <w:p w14:paraId="0916C304" w14:textId="77777777" w:rsidR="00A52A4B" w:rsidRDefault="00A52A4B" w:rsidP="00A52A4B">
            <w:pPr>
              <w:rPr>
                <w:ins w:id="100" w:author="Dionne Solomons" w:date="2026-10-20T17:44:00Z" w16du:dateUtc="2026-10-20T15:44:00Z"/>
              </w:rPr>
            </w:pPr>
          </w:p>
          <w:p w14:paraId="5B1AC84B" w14:textId="3EB0F8FE" w:rsidR="001F7090" w:rsidRPr="00A52A4B" w:rsidDel="001F7090" w:rsidRDefault="001F7090" w:rsidP="00A52A4B">
            <w:pPr>
              <w:rPr>
                <w:del w:id="101" w:author="Dionne Solomons" w:date="2026-10-20T17:44:00Z" w16du:dateUtc="2026-10-20T15:44:00Z"/>
              </w:rPr>
            </w:pPr>
          </w:p>
          <w:p w14:paraId="5EBA154F" w14:textId="5B73075E" w:rsidR="00A52A4B" w:rsidRPr="00A52A4B" w:rsidDel="001F7090" w:rsidRDefault="00A52A4B" w:rsidP="00A52A4B">
            <w:pPr>
              <w:rPr>
                <w:del w:id="102" w:author="Dionne Solomons" w:date="2026-10-20T17:44:00Z" w16du:dateUtc="2026-10-20T15:44:00Z"/>
              </w:rPr>
            </w:pPr>
            <w:del w:id="103" w:author="Dionne Solomons" w:date="2026-10-20T17:44:00Z" w16du:dateUtc="2026-10-20T15:44:00Z">
              <w:r w:rsidRPr="00A52A4B" w:rsidDel="001F7090">
                <w:rPr>
                  <w:b/>
                  <w:bCs/>
                </w:rPr>
                <w:delText>586</w:delText>
              </w:r>
              <w:r w:rsidDel="001F7090">
                <w:rPr>
                  <w:b/>
                  <w:bCs/>
                </w:rPr>
                <w:delText xml:space="preserve"> </w:delText>
              </w:r>
              <w:r w:rsidRPr="00A52A4B" w:rsidDel="001F7090">
                <w:delText>Technical skills training</w:delText>
              </w:r>
            </w:del>
          </w:p>
          <w:p w14:paraId="23D053CA" w14:textId="0D11ED5D" w:rsidR="00A52A4B" w:rsidRPr="00A52A4B" w:rsidDel="001F7090" w:rsidRDefault="00A52A4B" w:rsidP="00A52A4B">
            <w:pPr>
              <w:rPr>
                <w:del w:id="104" w:author="Dionne Solomons" w:date="2026-10-20T17:44:00Z" w16du:dateUtc="2026-10-20T15:44:00Z"/>
              </w:rPr>
            </w:pPr>
            <w:del w:id="105" w:author="Dionne Solomons" w:date="2026-10-20T17:44:00Z" w16du:dateUtc="2026-10-20T15:44:00Z">
              <w:r w:rsidRPr="00A52A4B" w:rsidDel="001F7090">
                <w:rPr>
                  <w:b/>
                  <w:bCs/>
                </w:rPr>
                <w:delText>485</w:delText>
              </w:r>
              <w:r w:rsidDel="001F7090">
                <w:rPr>
                  <w:b/>
                  <w:bCs/>
                </w:rPr>
                <w:delText xml:space="preserve"> </w:delText>
              </w:r>
              <w:r w:rsidRPr="00A52A4B" w:rsidDel="001F7090">
                <w:delText>Business development training</w:delText>
              </w:r>
            </w:del>
          </w:p>
          <w:p w14:paraId="0A2B28EE" w14:textId="005BA1A9" w:rsidR="00A52A4B" w:rsidRPr="00A52A4B" w:rsidDel="001F7090" w:rsidRDefault="00A52A4B" w:rsidP="00A52A4B">
            <w:pPr>
              <w:rPr>
                <w:del w:id="106" w:author="Dionne Solomons" w:date="2026-10-20T17:44:00Z" w16du:dateUtc="2026-10-20T15:44:00Z"/>
              </w:rPr>
            </w:pPr>
            <w:del w:id="107" w:author="Dionne Solomons" w:date="2026-10-20T17:44:00Z" w16du:dateUtc="2026-10-20T15:44:00Z">
              <w:r w:rsidRPr="00A52A4B" w:rsidDel="001F7090">
                <w:delText>Skills, enterprise and livelihood activity</w:delText>
              </w:r>
            </w:del>
          </w:p>
          <w:p w14:paraId="34CDDCF2" w14:textId="2C7D3ACE" w:rsidR="00A52A4B" w:rsidRPr="00A52A4B" w:rsidDel="001F7090" w:rsidRDefault="00A52A4B" w:rsidP="00A52A4B">
            <w:pPr>
              <w:rPr>
                <w:del w:id="108" w:author="Dionne Solomons" w:date="2026-10-20T17:44:00Z" w16du:dateUtc="2026-10-20T15:44:00Z"/>
              </w:rPr>
            </w:pPr>
            <w:del w:id="109" w:author="Dionne Solomons" w:date="2026-10-20T17:44:00Z" w16du:dateUtc="2026-10-20T15:44:00Z">
              <w:r w:rsidRPr="00A52A4B" w:rsidDel="001F7090">
                <w:rPr>
                  <w:b/>
                  <w:bCs/>
                </w:rPr>
                <w:delText>28 training and livelihood moments</w:delText>
              </w:r>
              <w:r w:rsidRPr="00A52A4B" w:rsidDel="001F7090">
                <w:delText xml:space="preserve"> from across the programme sites, including practical skills, enterprise support, work opportunities and completion milestones.</w:delText>
              </w:r>
            </w:del>
          </w:p>
          <w:p w14:paraId="438548B6" w14:textId="1DCB140D" w:rsidR="00A52A4B" w:rsidDel="001F7090" w:rsidRDefault="00A52A4B" w:rsidP="00A52A4B">
            <w:pPr>
              <w:rPr>
                <w:del w:id="110" w:author="Dionne Solomons" w:date="2026-10-20T17:44:00Z" w16du:dateUtc="2026-10-20T15:44:00Z"/>
                <w:b/>
                <w:bCs/>
              </w:rPr>
            </w:pPr>
            <w:del w:id="111" w:author="Dionne Solomons" w:date="2026-10-20T17:44:00Z" w16du:dateUtc="2026-10-20T15:44:00Z">
              <w:r w:rsidRPr="00A52A4B" w:rsidDel="001F7090">
                <w:rPr>
                  <w:noProof/>
                </w:rPr>
                <w:drawing>
                  <wp:inline distT="0" distB="0" distL="0" distR="0" wp14:anchorId="6C26187E" wp14:editId="2A3851D7">
                    <wp:extent cx="1919858" cy="1440000"/>
                    <wp:effectExtent l="0" t="0" r="4445" b="8255"/>
                    <wp:docPr id="902513972" name="Picture 76" descr="Enterprise support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Enterprise support handov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11543AD9" w14:textId="4512675D" w:rsidR="00A52A4B" w:rsidDel="001F7090" w:rsidRDefault="00A52A4B" w:rsidP="00A52A4B">
            <w:pPr>
              <w:rPr>
                <w:del w:id="112" w:author="Dionne Solomons" w:date="2026-10-20T17:44:00Z" w16du:dateUtc="2026-10-20T15:44:00Z"/>
              </w:rPr>
            </w:pPr>
            <w:del w:id="113" w:author="Dionne Solomons" w:date="2026-10-20T17:44:00Z" w16du:dateUtc="2026-10-20T15:44:00Z">
              <w:r w:rsidRPr="00A52A4B" w:rsidDel="001F7090">
                <w:rPr>
                  <w:b/>
                  <w:bCs/>
                </w:rPr>
                <w:delText>Enterprise support handover</w:delText>
              </w:r>
              <w:r w:rsidR="007103A5" w:rsidDel="001F7090">
                <w:rPr>
                  <w:b/>
                  <w:bCs/>
                </w:rPr>
                <w:delText xml:space="preserve"> </w:delText>
              </w:r>
              <w:r w:rsidRPr="00A52A4B" w:rsidDel="001F7090">
                <w:delText>Participants at the Department of Social Development-led Amajuba Local Municipality handover.</w:delText>
              </w:r>
              <w:r w:rsidRPr="00A52A4B" w:rsidDel="001F7090">
                <w:rPr>
                  <w:noProof/>
                </w:rPr>
                <w:drawing>
                  <wp:inline distT="0" distB="0" distL="0" distR="0" wp14:anchorId="0C869256" wp14:editId="19E2BB4E">
                    <wp:extent cx="1919858" cy="1440000"/>
                    <wp:effectExtent l="0" t="0" r="4445" b="8255"/>
                    <wp:docPr id="1881508586" name="Picture 75" descr="Hlengokuhle C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Hlengokuhle Cak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Hlengokuhle Cakes</w:delText>
              </w:r>
              <w:r w:rsidRPr="00A52A4B" w:rsidDel="001F7090">
                <w:delText>With support from the NYDA, Hlengiwe Makhanya invested in bakery equipment.</w:delText>
              </w:r>
              <w:r w:rsidRPr="00A52A4B" w:rsidDel="001F7090">
                <w:rPr>
                  <w:noProof/>
                </w:rPr>
                <w:drawing>
                  <wp:inline distT="0" distB="0" distL="0" distR="0" wp14:anchorId="21A8AAC3" wp14:editId="20C3FD8D">
                    <wp:extent cx="1919858" cy="1440000"/>
                    <wp:effectExtent l="0" t="0" r="4445" b="8255"/>
                    <wp:docPr id="1765224757" name="Picture 74" descr="Food preparation and ca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Food preparation and cateri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42E5F20F" w14:textId="4F5EACC3" w:rsidR="00A52A4B" w:rsidDel="001F7090" w:rsidRDefault="00A52A4B" w:rsidP="00A52A4B">
            <w:pPr>
              <w:rPr>
                <w:del w:id="114" w:author="Dionne Solomons" w:date="2026-10-20T17:44:00Z" w16du:dateUtc="2026-10-20T15:44:00Z"/>
              </w:rPr>
            </w:pPr>
            <w:del w:id="115" w:author="Dionne Solomons" w:date="2026-10-20T17:44:00Z" w16du:dateUtc="2026-10-20T15:44:00Z">
              <w:r w:rsidRPr="00A52A4B" w:rsidDel="001F7090">
                <w:rPr>
                  <w:b/>
                  <w:bCs/>
                </w:rPr>
                <w:delText>Food preparation and catering</w:delText>
              </w:r>
              <w:r w:rsidRPr="00A52A4B" w:rsidDel="001F7090">
                <w:delText>Practical food preparation training.</w:delText>
              </w:r>
              <w:r w:rsidRPr="00A52A4B" w:rsidDel="001F7090">
                <w:rPr>
                  <w:noProof/>
                </w:rPr>
                <w:drawing>
                  <wp:inline distT="0" distB="0" distL="0" distR="0" wp14:anchorId="5EABB32F" wp14:editId="7077033C">
                    <wp:extent cx="1919858" cy="1440000"/>
                    <wp:effectExtent l="0" t="0" r="4445" b="8255"/>
                    <wp:docPr id="686277335" name="Picture 73" descr="Hospitality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Hospitality train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4AF6EB91" w14:textId="4EF4D0F1" w:rsidR="00A52A4B" w:rsidDel="001F7090" w:rsidRDefault="00A52A4B" w:rsidP="00A52A4B">
            <w:pPr>
              <w:rPr>
                <w:del w:id="116" w:author="Dionne Solomons" w:date="2026-10-20T17:44:00Z" w16du:dateUtc="2026-10-20T15:44:00Z"/>
              </w:rPr>
            </w:pPr>
            <w:del w:id="117" w:author="Dionne Solomons" w:date="2026-10-20T17:44:00Z" w16du:dateUtc="2026-10-20T15:44:00Z">
              <w:r w:rsidRPr="00A52A4B" w:rsidDel="001F7090">
                <w:rPr>
                  <w:b/>
                  <w:bCs/>
                </w:rPr>
                <w:delText>Hospitality training</w:delText>
              </w:r>
              <w:r w:rsidR="007103A5" w:rsidDel="001F7090">
                <w:rPr>
                  <w:b/>
                  <w:bCs/>
                </w:rPr>
                <w:delText xml:space="preserve"> </w:delText>
              </w:r>
              <w:r w:rsidRPr="00A52A4B" w:rsidDel="001F7090">
                <w:delText>Bambisandlasam hospitality students take part in practical training.</w:delText>
              </w:r>
              <w:r w:rsidRPr="00A52A4B" w:rsidDel="001F7090">
                <w:rPr>
                  <w:noProof/>
                </w:rPr>
                <w:drawing>
                  <wp:inline distT="0" distB="0" distL="0" distR="0" wp14:anchorId="7C0602B0" wp14:editId="5390AE2E">
                    <wp:extent cx="1919858" cy="1440000"/>
                    <wp:effectExtent l="0" t="0" r="4445" b="8255"/>
                    <wp:docPr id="316001032" name="Picture 72" descr="Hospitality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ospitality train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13149700" w14:textId="21009002" w:rsidR="00A52A4B" w:rsidDel="001F7090" w:rsidRDefault="00A52A4B" w:rsidP="00A52A4B">
            <w:pPr>
              <w:rPr>
                <w:del w:id="118" w:author="Dionne Solomons" w:date="2026-10-20T17:44:00Z" w16du:dateUtc="2026-10-20T15:44:00Z"/>
              </w:rPr>
            </w:pPr>
          </w:p>
          <w:p w14:paraId="0C1C6F92" w14:textId="40FCD2C6" w:rsidR="007103A5" w:rsidDel="001F7090" w:rsidRDefault="00A52A4B" w:rsidP="00A52A4B">
            <w:pPr>
              <w:rPr>
                <w:del w:id="119" w:author="Dionne Solomons" w:date="2026-10-20T17:44:00Z" w16du:dateUtc="2026-10-20T15:44:00Z"/>
              </w:rPr>
            </w:pPr>
            <w:del w:id="120" w:author="Dionne Solomons" w:date="2026-10-20T17:44:00Z" w16du:dateUtc="2026-10-20T15:44:00Z">
              <w:r w:rsidRPr="00A52A4B" w:rsidDel="001F7090">
                <w:rPr>
                  <w:b/>
                  <w:bCs/>
                </w:rPr>
                <w:delText>Hospitality training</w:delText>
              </w:r>
              <w:r w:rsidDel="001F7090">
                <w:rPr>
                  <w:b/>
                  <w:bCs/>
                </w:rPr>
                <w:delText xml:space="preserve"> </w:delText>
              </w:r>
              <w:r w:rsidRPr="00A52A4B" w:rsidDel="001F7090">
                <w:delText>Students present dishes prepared during their practical training.</w:delText>
              </w:r>
            </w:del>
          </w:p>
          <w:p w14:paraId="2C40C9F9" w14:textId="2427D2C7" w:rsidR="00A52A4B" w:rsidDel="001F7090" w:rsidRDefault="00A52A4B" w:rsidP="00A52A4B">
            <w:pPr>
              <w:rPr>
                <w:del w:id="121" w:author="Dionne Solomons" w:date="2026-10-20T17:44:00Z" w16du:dateUtc="2026-10-20T15:44:00Z"/>
              </w:rPr>
            </w:pPr>
            <w:del w:id="122" w:author="Dionne Solomons" w:date="2026-10-20T17:44:00Z" w16du:dateUtc="2026-10-20T15:44:00Z">
              <w:r w:rsidRPr="00A52A4B" w:rsidDel="001F7090">
                <w:rPr>
                  <w:noProof/>
                </w:rPr>
                <w:drawing>
                  <wp:inline distT="0" distB="0" distL="0" distR="0" wp14:anchorId="0DA21A5E" wp14:editId="7BBE6E0C">
                    <wp:extent cx="1919858" cy="1440000"/>
                    <wp:effectExtent l="0" t="0" r="4445" b="8255"/>
                    <wp:docPr id="1277650713" name="Picture 71" descr="Agricultur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Agricultural train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75666F98" w14:textId="26CDD2C5" w:rsidR="00A52A4B" w:rsidDel="001F7090" w:rsidRDefault="00A52A4B" w:rsidP="00A52A4B">
            <w:pPr>
              <w:rPr>
                <w:del w:id="123" w:author="Dionne Solomons" w:date="2026-10-20T17:44:00Z" w16du:dateUtc="2026-10-20T15:44:00Z"/>
              </w:rPr>
            </w:pPr>
          </w:p>
          <w:p w14:paraId="62FB4A84" w14:textId="7B5A6EA3" w:rsidR="00A52A4B" w:rsidDel="001F7090" w:rsidRDefault="00A52A4B" w:rsidP="00A52A4B">
            <w:pPr>
              <w:rPr>
                <w:del w:id="124" w:author="Dionne Solomons" w:date="2026-10-20T17:44:00Z" w16du:dateUtc="2026-10-20T15:44:00Z"/>
              </w:rPr>
            </w:pPr>
            <w:del w:id="125" w:author="Dionne Solomons" w:date="2026-10-20T17:44:00Z" w16du:dateUtc="2026-10-20T15:44:00Z">
              <w:r w:rsidRPr="00A52A4B" w:rsidDel="001F7090">
                <w:rPr>
                  <w:b/>
                  <w:bCs/>
                </w:rPr>
                <w:delText>Agricultural training</w:delText>
              </w:r>
              <w:r w:rsidR="007103A5" w:rsidDel="001F7090">
                <w:rPr>
                  <w:b/>
                  <w:bCs/>
                </w:rPr>
                <w:delText xml:space="preserve"> </w:delText>
              </w:r>
              <w:r w:rsidRPr="00A52A4B" w:rsidDel="001F7090">
                <w:delText>Participants learn essential agricultural skills.</w:delText>
              </w:r>
              <w:r w:rsidRPr="00A52A4B" w:rsidDel="001F7090">
                <w:rPr>
                  <w:noProof/>
                </w:rPr>
                <w:drawing>
                  <wp:inline distT="0" distB="0" distL="0" distR="0" wp14:anchorId="1EDA4884" wp14:editId="72532BA6">
                    <wp:extent cx="1919858" cy="1440000"/>
                    <wp:effectExtent l="0" t="0" r="4445" b="8255"/>
                    <wp:docPr id="1454286039" name="Picture 70" descr="Painting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Painting skill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2B5BEFF9" w14:textId="03D168D4" w:rsidR="007103A5" w:rsidDel="001F7090" w:rsidRDefault="00A52A4B" w:rsidP="00A52A4B">
            <w:pPr>
              <w:rPr>
                <w:del w:id="126" w:author="Dionne Solomons" w:date="2026-10-20T17:44:00Z" w16du:dateUtc="2026-10-20T15:44:00Z"/>
              </w:rPr>
            </w:pPr>
            <w:del w:id="127" w:author="Dionne Solomons" w:date="2026-10-20T17:44:00Z" w16du:dateUtc="2026-10-20T15:44:00Z">
              <w:r w:rsidRPr="00A52A4B" w:rsidDel="001F7090">
                <w:rPr>
                  <w:b/>
                  <w:bCs/>
                </w:rPr>
                <w:delText>Painting skills</w:delText>
              </w:r>
              <w:r w:rsidR="007103A5" w:rsidDel="001F7090">
                <w:rPr>
                  <w:b/>
                  <w:bCs/>
                </w:rPr>
                <w:delText xml:space="preserve"> </w:delText>
              </w:r>
              <w:r w:rsidRPr="00A52A4B" w:rsidDel="001F7090">
                <w:delText>Practical training equips participants with painting skills.</w:delText>
              </w:r>
              <w:r w:rsidRPr="00A52A4B" w:rsidDel="001F7090">
                <w:rPr>
                  <w:noProof/>
                </w:rPr>
                <w:drawing>
                  <wp:inline distT="0" distB="0" distL="0" distR="0" wp14:anchorId="371CA48E" wp14:editId="0A6C2850">
                    <wp:extent cx="1919858" cy="1440000"/>
                    <wp:effectExtent l="0" t="0" r="4445" b="8255"/>
                    <wp:docPr id="2094511591" name="Picture 69" descr="Part-time em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Part-time employm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446CB4A5" w14:textId="04D740A7" w:rsidR="007103A5" w:rsidDel="001F7090" w:rsidRDefault="00A52A4B" w:rsidP="00A52A4B">
            <w:pPr>
              <w:rPr>
                <w:del w:id="128" w:author="Dionne Solomons" w:date="2026-10-20T17:44:00Z" w16du:dateUtc="2026-10-20T15:44:00Z"/>
              </w:rPr>
            </w:pPr>
            <w:del w:id="129" w:author="Dionne Solomons" w:date="2026-10-20T17:44:00Z" w16du:dateUtc="2026-10-20T15:44:00Z">
              <w:r w:rsidRPr="00A52A4B" w:rsidDel="001F7090">
                <w:rPr>
                  <w:b/>
                  <w:bCs/>
                </w:rPr>
                <w:delText>Part-time employment</w:delText>
              </w:r>
              <w:r w:rsidR="007103A5" w:rsidDel="001F7090">
                <w:rPr>
                  <w:b/>
                  <w:bCs/>
                </w:rPr>
                <w:delText xml:space="preserve"> </w:delText>
              </w:r>
              <w:r w:rsidRPr="00A52A4B" w:rsidDel="001F7090">
                <w:delText>Participants put their painting skills to work in part-time jobs.</w:delText>
              </w:r>
              <w:r w:rsidRPr="00A52A4B" w:rsidDel="001F7090">
                <w:rPr>
                  <w:noProof/>
                </w:rPr>
                <w:drawing>
                  <wp:inline distT="0" distB="0" distL="0" distR="0" wp14:anchorId="60E1A2B1" wp14:editId="71EF7519">
                    <wp:extent cx="1919858" cy="1440000"/>
                    <wp:effectExtent l="0" t="0" r="4445" b="8255"/>
                    <wp:docPr id="815609275" name="Picture 68" descr="Toolbox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Toolbox handove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7197BBA4" w14:textId="46D858F6" w:rsidR="007103A5" w:rsidDel="001F7090" w:rsidRDefault="00A52A4B" w:rsidP="00A52A4B">
            <w:pPr>
              <w:rPr>
                <w:del w:id="130" w:author="Dionne Solomons" w:date="2026-10-20T17:44:00Z" w16du:dateUtc="2026-10-20T15:44:00Z"/>
              </w:rPr>
            </w:pPr>
            <w:del w:id="131" w:author="Dionne Solomons" w:date="2026-10-20T17:44:00Z" w16du:dateUtc="2026-10-20T15:44:00Z">
              <w:r w:rsidRPr="00A52A4B" w:rsidDel="001F7090">
                <w:rPr>
                  <w:b/>
                  <w:bCs/>
                </w:rPr>
                <w:delText>Toolbox handover</w:delText>
              </w:r>
              <w:r w:rsidR="007103A5" w:rsidDel="001F7090">
                <w:rPr>
                  <w:b/>
                  <w:bCs/>
                </w:rPr>
                <w:delText xml:space="preserve"> </w:delText>
              </w:r>
              <w:r w:rsidRPr="00A52A4B" w:rsidDel="001F7090">
                <w:delText>Participants receive toolboxes to support their work.</w:delText>
              </w:r>
              <w:r w:rsidRPr="00A52A4B" w:rsidDel="001F7090">
                <w:rPr>
                  <w:noProof/>
                </w:rPr>
                <w:drawing>
                  <wp:inline distT="0" distB="0" distL="0" distR="0" wp14:anchorId="4B2B489A" wp14:editId="7A38D926">
                    <wp:extent cx="1919858" cy="1440000"/>
                    <wp:effectExtent l="0" t="0" r="4445" b="8255"/>
                    <wp:docPr id="492184983" name="Picture 67" descr="Financial 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Financial literac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287D11D0" w14:textId="439A46F6" w:rsidR="007103A5" w:rsidDel="001F7090" w:rsidRDefault="00A52A4B" w:rsidP="00A52A4B">
            <w:pPr>
              <w:rPr>
                <w:del w:id="132" w:author="Dionne Solomons" w:date="2026-10-20T17:44:00Z" w16du:dateUtc="2026-10-20T15:44:00Z"/>
              </w:rPr>
            </w:pPr>
            <w:del w:id="133" w:author="Dionne Solomons" w:date="2026-10-20T17:44:00Z" w16du:dateUtc="2026-10-20T15:44:00Z">
              <w:r w:rsidRPr="00A52A4B" w:rsidDel="001F7090">
                <w:rPr>
                  <w:b/>
                  <w:bCs/>
                </w:rPr>
                <w:delText>Financial literacy</w:delText>
              </w:r>
              <w:r w:rsidR="007103A5" w:rsidDel="001F7090">
                <w:rPr>
                  <w:b/>
                  <w:bCs/>
                </w:rPr>
                <w:delText xml:space="preserve"> </w:delText>
              </w:r>
              <w:r w:rsidRPr="00A52A4B" w:rsidDel="001F7090">
                <w:delText>Participants take part in financial literacy training.</w:delText>
              </w:r>
              <w:r w:rsidRPr="00A52A4B" w:rsidDel="001F7090">
                <w:rPr>
                  <w:noProof/>
                </w:rPr>
                <w:drawing>
                  <wp:inline distT="0" distB="0" distL="0" distR="0" wp14:anchorId="568D0FCA" wp14:editId="0A870E36">
                    <wp:extent cx="1919858" cy="1440000"/>
                    <wp:effectExtent l="0" t="0" r="4445" b="8255"/>
                    <wp:docPr id="2024568472" name="Picture 66" descr="Bricklay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Bricklaying traini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4D0B4AF8" w14:textId="333983EA" w:rsidR="007103A5" w:rsidDel="001F7090" w:rsidRDefault="00A52A4B" w:rsidP="00A52A4B">
            <w:pPr>
              <w:rPr>
                <w:del w:id="134" w:author="Dionne Solomons" w:date="2026-10-20T17:44:00Z" w16du:dateUtc="2026-10-20T15:44:00Z"/>
              </w:rPr>
            </w:pPr>
            <w:del w:id="135" w:author="Dionne Solomons" w:date="2026-10-20T17:44:00Z" w16du:dateUtc="2026-10-20T15:44:00Z">
              <w:r w:rsidRPr="00A52A4B" w:rsidDel="001F7090">
                <w:rPr>
                  <w:b/>
                  <w:bCs/>
                </w:rPr>
                <w:delText>Bricklaying training</w:delText>
              </w:r>
              <w:r w:rsidR="007103A5" w:rsidDel="001F7090">
                <w:rPr>
                  <w:b/>
                  <w:bCs/>
                </w:rPr>
                <w:delText xml:space="preserve"> </w:delText>
              </w:r>
              <w:r w:rsidRPr="00A52A4B" w:rsidDel="001F7090">
                <w:delText>Participants build practical bricklaying skills.</w:delText>
              </w:r>
              <w:r w:rsidRPr="00A52A4B" w:rsidDel="001F7090">
                <w:rPr>
                  <w:noProof/>
                </w:rPr>
                <w:drawing>
                  <wp:inline distT="0" distB="0" distL="0" distR="0" wp14:anchorId="7CA39C09" wp14:editId="761B25D3">
                    <wp:extent cx="1919858" cy="1440000"/>
                    <wp:effectExtent l="0" t="0" r="4445" b="8255"/>
                    <wp:docPr id="874895029" name="Picture 65" descr="Bricklay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Bricklaying traini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5E05D398" w14:textId="5F7AC9BC" w:rsidR="007103A5" w:rsidDel="001F7090" w:rsidRDefault="00A52A4B" w:rsidP="00A52A4B">
            <w:pPr>
              <w:rPr>
                <w:del w:id="136" w:author="Dionne Solomons" w:date="2026-10-20T17:44:00Z" w16du:dateUtc="2026-10-20T15:44:00Z"/>
              </w:rPr>
            </w:pPr>
            <w:del w:id="137" w:author="Dionne Solomons" w:date="2026-10-20T17:44:00Z" w16du:dateUtc="2026-10-20T15:44:00Z">
              <w:r w:rsidRPr="00A52A4B" w:rsidDel="001F7090">
                <w:rPr>
                  <w:b/>
                  <w:bCs/>
                </w:rPr>
                <w:delText>Bricklaying training</w:delText>
              </w:r>
              <w:r w:rsidR="007103A5" w:rsidDel="001F7090">
                <w:rPr>
                  <w:b/>
                  <w:bCs/>
                </w:rPr>
                <w:delText xml:space="preserve"> </w:delText>
              </w:r>
              <w:r w:rsidRPr="00A52A4B" w:rsidDel="001F7090">
                <w:delText>A group of participants complete their practical training.</w:delText>
              </w:r>
              <w:r w:rsidRPr="00A52A4B" w:rsidDel="001F7090">
                <w:rPr>
                  <w:noProof/>
                </w:rPr>
                <w:drawing>
                  <wp:inline distT="0" distB="0" distL="0" distR="0" wp14:anchorId="2BA5F570" wp14:editId="3FE60358">
                    <wp:extent cx="1919858" cy="1440000"/>
                    <wp:effectExtent l="0" t="0" r="4445" b="8255"/>
                    <wp:docPr id="1750967234" name="Picture 64" descr="Generate Your Business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Generate Your Business Ide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Generate Your Business Idea</w:delText>
              </w:r>
              <w:r w:rsidR="007103A5" w:rsidDel="001F7090">
                <w:rPr>
                  <w:b/>
                  <w:bCs/>
                </w:rPr>
                <w:delText xml:space="preserve"> </w:delText>
              </w:r>
              <w:r w:rsidRPr="00A52A4B" w:rsidDel="001F7090">
                <w:delText>Participants complete the NYDA business idea training.</w:delText>
              </w:r>
              <w:r w:rsidRPr="00A52A4B" w:rsidDel="001F7090">
                <w:rPr>
                  <w:noProof/>
                </w:rPr>
                <w:drawing>
                  <wp:inline distT="0" distB="0" distL="0" distR="0" wp14:anchorId="18C5A062" wp14:editId="36DFB9C1">
                    <wp:extent cx="1919858" cy="1440000"/>
                    <wp:effectExtent l="0" t="0" r="4445" b="8255"/>
                    <wp:docPr id="1834674260" name="Picture 63" descr="Sola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olar proj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Solar project</w:delText>
              </w:r>
              <w:r w:rsidRPr="00A52A4B" w:rsidDel="001F7090">
                <w:delText>A participant linked to a solar project in Meloding.</w:delText>
              </w:r>
              <w:r w:rsidRPr="00A52A4B" w:rsidDel="001F7090">
                <w:rPr>
                  <w:noProof/>
                </w:rPr>
                <w:drawing>
                  <wp:inline distT="0" distB="0" distL="0" distR="0" wp14:anchorId="70A68925" wp14:editId="6BA86962">
                    <wp:extent cx="1919858" cy="1440000"/>
                    <wp:effectExtent l="0" t="0" r="4445" b="8255"/>
                    <wp:docPr id="1550629" name="Picture 62" descr="Active learning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Active learning workshop"/>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63352CAE" w14:textId="7BCF15D1" w:rsidR="007103A5" w:rsidDel="001F7090" w:rsidRDefault="00A52A4B" w:rsidP="00A52A4B">
            <w:pPr>
              <w:rPr>
                <w:del w:id="138" w:author="Dionne Solomons" w:date="2026-10-20T17:44:00Z" w16du:dateUtc="2026-10-20T15:44:00Z"/>
              </w:rPr>
            </w:pPr>
            <w:del w:id="139" w:author="Dionne Solomons" w:date="2026-10-20T17:44:00Z" w16du:dateUtc="2026-10-20T15:44:00Z">
              <w:r w:rsidRPr="00A52A4B" w:rsidDel="001F7090">
                <w:rPr>
                  <w:b/>
                  <w:bCs/>
                </w:rPr>
                <w:delText>Active learning workshop</w:delText>
              </w:r>
              <w:r w:rsidR="007103A5" w:rsidDel="001F7090">
                <w:rPr>
                  <w:b/>
                  <w:bCs/>
                </w:rPr>
                <w:delText xml:space="preserve"> </w:delText>
              </w:r>
              <w:r w:rsidRPr="00A52A4B" w:rsidDel="001F7090">
                <w:delText>Participants attend a five-day workshop hosted by the Seriti Institute for the NYS programme.</w:delText>
              </w:r>
              <w:r w:rsidRPr="00A52A4B" w:rsidDel="001F7090">
                <w:rPr>
                  <w:noProof/>
                </w:rPr>
                <w:drawing>
                  <wp:inline distT="0" distB="0" distL="0" distR="0" wp14:anchorId="3FE83D76" wp14:editId="608F11BD">
                    <wp:extent cx="1919858" cy="1440000"/>
                    <wp:effectExtent l="0" t="0" r="4445" b="8255"/>
                    <wp:docPr id="2144341043" name="Picture 61" descr="Giving back to th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Giving back to the communit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0783A61A" w14:textId="46E4B4EE" w:rsidR="007103A5" w:rsidDel="001F7090" w:rsidRDefault="00A52A4B" w:rsidP="00A52A4B">
            <w:pPr>
              <w:rPr>
                <w:del w:id="140" w:author="Dionne Solomons" w:date="2026-10-20T17:44:00Z" w16du:dateUtc="2026-10-20T15:44:00Z"/>
              </w:rPr>
            </w:pPr>
            <w:del w:id="141" w:author="Dionne Solomons" w:date="2026-10-20T17:44:00Z" w16du:dateUtc="2026-10-20T15:44:00Z">
              <w:r w:rsidRPr="00A52A4B" w:rsidDel="001F7090">
                <w:rPr>
                  <w:b/>
                  <w:bCs/>
                </w:rPr>
                <w:delText>Giving back to the community</w:delText>
              </w:r>
              <w:r w:rsidR="007103A5" w:rsidDel="001F7090">
                <w:rPr>
                  <w:b/>
                  <w:bCs/>
                </w:rPr>
                <w:delText xml:space="preserve"> </w:delText>
              </w:r>
              <w:r w:rsidRPr="00A52A4B" w:rsidDel="001F7090">
                <w:delText>Participants and children celebrate Mandela Day together.</w:delText>
              </w:r>
              <w:r w:rsidRPr="00A52A4B" w:rsidDel="001F7090">
                <w:rPr>
                  <w:noProof/>
                </w:rPr>
                <w:drawing>
                  <wp:inline distT="0" distB="0" distL="0" distR="0" wp14:anchorId="4B8ABCCC" wp14:editId="70394814">
                    <wp:extent cx="1919858" cy="1440000"/>
                    <wp:effectExtent l="0" t="0" r="4445" b="8255"/>
                    <wp:docPr id="101976464" name="Picture 60" descr="Househol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ousehold suppor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56646BFA" w14:textId="5EAEB814" w:rsidR="007103A5" w:rsidDel="001F7090" w:rsidRDefault="00A52A4B" w:rsidP="00A52A4B">
            <w:pPr>
              <w:rPr>
                <w:del w:id="142" w:author="Dionne Solomons" w:date="2026-10-20T17:44:00Z" w16du:dateUtc="2026-10-20T15:44:00Z"/>
              </w:rPr>
            </w:pPr>
            <w:del w:id="143" w:author="Dionne Solomons" w:date="2026-10-20T17:44:00Z" w16du:dateUtc="2026-10-20T15:44:00Z">
              <w:r w:rsidRPr="00A52A4B" w:rsidDel="001F7090">
                <w:rPr>
                  <w:b/>
                  <w:bCs/>
                </w:rPr>
                <w:delText>Household support</w:delText>
              </w:r>
              <w:r w:rsidR="007103A5" w:rsidDel="001F7090">
                <w:rPr>
                  <w:b/>
                  <w:bCs/>
                </w:rPr>
                <w:delText xml:space="preserve"> </w:delText>
              </w:r>
              <w:r w:rsidRPr="00A52A4B" w:rsidDel="001F7090">
                <w:delText>Food parcels are prepared for distribution.</w:delText>
              </w:r>
              <w:r w:rsidRPr="00A52A4B" w:rsidDel="001F7090">
                <w:rPr>
                  <w:noProof/>
                </w:rPr>
                <w:drawing>
                  <wp:inline distT="0" distB="0" distL="0" distR="0" wp14:anchorId="2479AB4A" wp14:editId="0087AE60">
                    <wp:extent cx="1919858" cy="1440000"/>
                    <wp:effectExtent l="0" t="0" r="4445" b="8255"/>
                    <wp:docPr id="600154104" name="Picture 59" descr="Fast-food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Fast-food enterpris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33CB691D" w14:textId="2F913113" w:rsidR="007103A5" w:rsidDel="001F7090" w:rsidRDefault="00A52A4B" w:rsidP="00A52A4B">
            <w:pPr>
              <w:rPr>
                <w:del w:id="144" w:author="Dionne Solomons" w:date="2026-10-20T17:44:00Z" w16du:dateUtc="2026-10-20T15:44:00Z"/>
              </w:rPr>
            </w:pPr>
            <w:del w:id="145" w:author="Dionne Solomons" w:date="2026-10-20T17:44:00Z" w16du:dateUtc="2026-10-20T15:44:00Z">
              <w:r w:rsidRPr="00A52A4B" w:rsidDel="001F7090">
                <w:rPr>
                  <w:b/>
                  <w:bCs/>
                </w:rPr>
                <w:delText>Fast-food enterprise</w:delText>
              </w:r>
              <w:r w:rsidR="007103A5" w:rsidDel="001F7090">
                <w:rPr>
                  <w:b/>
                  <w:bCs/>
                </w:rPr>
                <w:delText xml:space="preserve"> </w:delText>
              </w:r>
              <w:r w:rsidRPr="00A52A4B" w:rsidDel="001F7090">
                <w:delText>A participant develops practical experience for a takeaway business.</w:delText>
              </w:r>
              <w:r w:rsidRPr="00A52A4B" w:rsidDel="001F7090">
                <w:rPr>
                  <w:noProof/>
                </w:rPr>
                <w:drawing>
                  <wp:inline distT="0" distB="0" distL="0" distR="0" wp14:anchorId="6AACECCE" wp14:editId="3013BEB3">
                    <wp:extent cx="1919858" cy="1440000"/>
                    <wp:effectExtent l="0" t="0" r="4445" b="8255"/>
                    <wp:docPr id="34370082" name="Picture 58" descr="Entrepreneuri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Entrepreneurial traini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Entrepreneurial training</w:delText>
              </w:r>
              <w:r w:rsidR="007103A5" w:rsidDel="001F7090">
                <w:rPr>
                  <w:b/>
                  <w:bCs/>
                </w:rPr>
                <w:delText xml:space="preserve"> </w:delText>
              </w:r>
              <w:r w:rsidRPr="00A52A4B" w:rsidDel="001F7090">
                <w:delText>Participants take part in SEDFA entrepreneurial training.</w:delText>
              </w:r>
              <w:r w:rsidRPr="00A52A4B" w:rsidDel="001F7090">
                <w:rPr>
                  <w:noProof/>
                </w:rPr>
                <w:drawing>
                  <wp:inline distT="0" distB="0" distL="0" distR="0" wp14:anchorId="07057A26" wp14:editId="478E104A">
                    <wp:extent cx="1919858" cy="1440000"/>
                    <wp:effectExtent l="0" t="0" r="4445" b="8255"/>
                    <wp:docPr id="430631857" name="Picture 57" descr="Business 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Business summi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Business summit</w:delText>
              </w:r>
              <w:r w:rsidR="007103A5" w:rsidDel="001F7090">
                <w:rPr>
                  <w:b/>
                  <w:bCs/>
                </w:rPr>
                <w:delText xml:space="preserve"> </w:delText>
              </w:r>
              <w:r w:rsidRPr="00A52A4B" w:rsidDel="001F7090">
                <w:delText>Participants showcase their ideas and pitch for cash prizes in Madadeni.</w:delText>
              </w:r>
              <w:r w:rsidRPr="00A52A4B" w:rsidDel="001F7090">
                <w:rPr>
                  <w:noProof/>
                </w:rPr>
                <w:drawing>
                  <wp:inline distT="0" distB="0" distL="0" distR="0" wp14:anchorId="782BB913" wp14:editId="0B2C8F9C">
                    <wp:extent cx="1919858" cy="1440000"/>
                    <wp:effectExtent l="0" t="0" r="4445" b="8255"/>
                    <wp:docPr id="74898080" name="Picture 56" descr="Business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Business registrati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007227A8" w14:textId="69D9FEB4" w:rsidR="007103A5" w:rsidDel="001F7090" w:rsidRDefault="00A52A4B" w:rsidP="00A52A4B">
            <w:pPr>
              <w:rPr>
                <w:del w:id="146" w:author="Dionne Solomons" w:date="2026-10-20T17:44:00Z" w16du:dateUtc="2026-10-20T15:44:00Z"/>
              </w:rPr>
            </w:pPr>
            <w:del w:id="147" w:author="Dionne Solomons" w:date="2026-10-20T17:44:00Z" w16du:dateUtc="2026-10-20T15:44:00Z">
              <w:r w:rsidRPr="00A52A4B" w:rsidDel="001F7090">
                <w:rPr>
                  <w:b/>
                  <w:bCs/>
                </w:rPr>
                <w:delText>Business registration</w:delText>
              </w:r>
              <w:r w:rsidR="007103A5" w:rsidDel="001F7090">
                <w:rPr>
                  <w:b/>
                  <w:bCs/>
                </w:rPr>
                <w:delText xml:space="preserve"> </w:delText>
              </w:r>
              <w:r w:rsidRPr="00A52A4B" w:rsidDel="001F7090">
                <w:delText>Business training and SEDFA support participants through the CIPC registration process.</w:delText>
              </w:r>
              <w:r w:rsidRPr="00A52A4B" w:rsidDel="001F7090">
                <w:rPr>
                  <w:noProof/>
                </w:rPr>
                <w:drawing>
                  <wp:inline distT="0" distB="0" distL="0" distR="0" wp14:anchorId="406813B9" wp14:editId="365F9038">
                    <wp:extent cx="1919858" cy="1440000"/>
                    <wp:effectExtent l="0" t="0" r="4445" b="8255"/>
                    <wp:docPr id="435903420" name="Picture 55" descr="Garment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Garment constructi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4BAE657C" w14:textId="66F4E763" w:rsidR="007103A5" w:rsidDel="001F7090" w:rsidRDefault="00A52A4B" w:rsidP="00A52A4B">
            <w:pPr>
              <w:rPr>
                <w:del w:id="148" w:author="Dionne Solomons" w:date="2026-10-20T17:44:00Z" w16du:dateUtc="2026-10-20T15:44:00Z"/>
              </w:rPr>
            </w:pPr>
            <w:del w:id="149" w:author="Dionne Solomons" w:date="2026-10-20T17:44:00Z" w16du:dateUtc="2026-10-20T15:44:00Z">
              <w:r w:rsidRPr="00A52A4B" w:rsidDel="001F7090">
                <w:rPr>
                  <w:b/>
                  <w:bCs/>
                </w:rPr>
                <w:delText>Garment construction</w:delText>
              </w:r>
              <w:r w:rsidR="007103A5" w:rsidDel="001F7090">
                <w:rPr>
                  <w:b/>
                  <w:bCs/>
                </w:rPr>
                <w:delText xml:space="preserve"> </w:delText>
              </w:r>
              <w:r w:rsidRPr="00A52A4B" w:rsidDel="001F7090">
                <w:delText>David Tlale visits garment construction students at the Skills Centre to motivate them.</w:delText>
              </w:r>
              <w:r w:rsidRPr="00A52A4B" w:rsidDel="001F7090">
                <w:rPr>
                  <w:noProof/>
                </w:rPr>
                <w:drawing>
                  <wp:inline distT="0" distB="0" distL="0" distR="0" wp14:anchorId="73C989EE" wp14:editId="60D3BF52">
                    <wp:extent cx="1919858" cy="1440000"/>
                    <wp:effectExtent l="0" t="0" r="4445" b="8255"/>
                    <wp:docPr id="1144091486" name="Picture 54" descr="Poultry f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Poultry farmi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2D005308" w14:textId="2D4A2686" w:rsidR="007103A5" w:rsidDel="001F7090" w:rsidRDefault="00A52A4B" w:rsidP="00A52A4B">
            <w:pPr>
              <w:rPr>
                <w:del w:id="150" w:author="Dionne Solomons" w:date="2026-10-20T17:44:00Z" w16du:dateUtc="2026-10-20T15:44:00Z"/>
              </w:rPr>
            </w:pPr>
            <w:del w:id="151" w:author="Dionne Solomons" w:date="2026-10-20T17:44:00Z" w16du:dateUtc="2026-10-20T15:44:00Z">
              <w:r w:rsidRPr="00A52A4B" w:rsidDel="001F7090">
                <w:rPr>
                  <w:b/>
                  <w:bCs/>
                </w:rPr>
                <w:delText>Poultry farming</w:delText>
              </w:r>
              <w:r w:rsidR="007103A5" w:rsidDel="001F7090">
                <w:rPr>
                  <w:b/>
                  <w:bCs/>
                </w:rPr>
                <w:delText xml:space="preserve">  </w:delText>
              </w:r>
              <w:r w:rsidRPr="00A52A4B" w:rsidDel="001F7090">
                <w:delText>NYDA funding helps a participant establish an egg-producing small business.</w:delText>
              </w:r>
              <w:r w:rsidRPr="00A52A4B" w:rsidDel="001F7090">
                <w:rPr>
                  <w:noProof/>
                </w:rPr>
                <w:drawing>
                  <wp:inline distT="0" distB="0" distL="0" distR="0" wp14:anchorId="15BD549E" wp14:editId="1B63DAF6">
                    <wp:extent cx="1919858" cy="1440000"/>
                    <wp:effectExtent l="0" t="0" r="4445" b="8255"/>
                    <wp:docPr id="1779812786" name="Picture 53" descr="Community education and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Community education and traini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Community education and training</w:delText>
              </w:r>
              <w:r w:rsidR="007103A5" w:rsidDel="001F7090">
                <w:rPr>
                  <w:b/>
                  <w:bCs/>
                </w:rPr>
                <w:delText xml:space="preserve"> </w:delText>
              </w:r>
              <w:r w:rsidRPr="00A52A4B" w:rsidDel="001F7090">
                <w:delText>A participant practises sewing at the Community Education and Training Skills Centre.</w:delText>
              </w:r>
              <w:r w:rsidRPr="00A52A4B" w:rsidDel="001F7090">
                <w:rPr>
                  <w:noProof/>
                </w:rPr>
                <w:drawing>
                  <wp:inline distT="0" distB="0" distL="0" distR="0" wp14:anchorId="1B63ED45" wp14:editId="28C15197">
                    <wp:extent cx="1919858" cy="1440000"/>
                    <wp:effectExtent l="0" t="0" r="4445" b="8255"/>
                    <wp:docPr id="1067126366" name="Picture 52" descr="Training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Training comple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r w:rsidRPr="00A52A4B" w:rsidDel="001F7090">
                <w:rPr>
                  <w:b/>
                  <w:bCs/>
                </w:rPr>
                <w:delText>Training completion</w:delText>
              </w:r>
              <w:r w:rsidR="007103A5" w:rsidDel="001F7090">
                <w:rPr>
                  <w:b/>
                  <w:bCs/>
                </w:rPr>
                <w:delText xml:space="preserve"> </w:delText>
              </w:r>
              <w:r w:rsidRPr="00A52A4B" w:rsidDel="001F7090">
                <w:delText>Participants celebrate receiving their certificates.</w:delText>
              </w:r>
              <w:r w:rsidRPr="00A52A4B" w:rsidDel="001F7090">
                <w:rPr>
                  <w:noProof/>
                </w:rPr>
                <w:drawing>
                  <wp:inline distT="0" distB="0" distL="0" distR="0" wp14:anchorId="6392288F" wp14:editId="07D8F1CF">
                    <wp:extent cx="1919858" cy="1440000"/>
                    <wp:effectExtent l="0" t="0" r="4445" b="8255"/>
                    <wp:docPr id="817976392" name="Picture 51" descr="Househol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ousehold suppor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534FC19A" w14:textId="40ABB9D0" w:rsidR="007103A5" w:rsidDel="001F7090" w:rsidRDefault="00A52A4B" w:rsidP="00A52A4B">
            <w:pPr>
              <w:rPr>
                <w:del w:id="152" w:author="Dionne Solomons" w:date="2026-10-20T17:44:00Z" w16du:dateUtc="2026-10-20T15:44:00Z"/>
              </w:rPr>
            </w:pPr>
            <w:del w:id="153" w:author="Dionne Solomons" w:date="2026-10-20T17:44:00Z" w16du:dateUtc="2026-10-20T15:44:00Z">
              <w:r w:rsidRPr="00A52A4B" w:rsidDel="001F7090">
                <w:rPr>
                  <w:b/>
                  <w:bCs/>
                </w:rPr>
                <w:delText>Household support</w:delText>
              </w:r>
              <w:r w:rsidR="007103A5" w:rsidDel="001F7090">
                <w:rPr>
                  <w:b/>
                  <w:bCs/>
                </w:rPr>
                <w:delText xml:space="preserve"> </w:delText>
              </w:r>
              <w:r w:rsidRPr="00A52A4B" w:rsidDel="001F7090">
                <w:delText>Food parcels are distributed at a programme site.</w:delText>
              </w:r>
              <w:r w:rsidRPr="00A52A4B" w:rsidDel="001F7090">
                <w:rPr>
                  <w:noProof/>
                </w:rPr>
                <w:drawing>
                  <wp:inline distT="0" distB="0" distL="0" distR="0" wp14:anchorId="792AF480" wp14:editId="45026491">
                    <wp:extent cx="1919858" cy="1440000"/>
                    <wp:effectExtent l="0" t="0" r="4445" b="8255"/>
                    <wp:docPr id="104895402" name="Picture 50" descr="Busin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Business managemen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0B283C5E" w14:textId="387CB196" w:rsidR="00A52A4B" w:rsidDel="001F7090" w:rsidRDefault="00A52A4B" w:rsidP="00A52A4B">
            <w:pPr>
              <w:rPr>
                <w:del w:id="154" w:author="Dionne Solomons" w:date="2026-10-20T17:44:00Z" w16du:dateUtc="2026-10-20T15:44:00Z"/>
              </w:rPr>
            </w:pPr>
            <w:del w:id="155" w:author="Dionne Solomons" w:date="2026-10-20T17:44:00Z" w16du:dateUtc="2026-10-20T15:44:00Z">
              <w:r w:rsidRPr="00A52A4B" w:rsidDel="001F7090">
                <w:rPr>
                  <w:b/>
                  <w:bCs/>
                </w:rPr>
                <w:delText>Business management</w:delText>
              </w:r>
              <w:r w:rsidRPr="00A52A4B" w:rsidDel="001F7090">
                <w:delText>Participants collect certificates for an NYDA business management course at the local SASSA office.</w:delText>
              </w:r>
              <w:r w:rsidRPr="00A52A4B" w:rsidDel="001F7090">
                <w:rPr>
                  <w:noProof/>
                </w:rPr>
                <w:drawing>
                  <wp:inline distT="0" distB="0" distL="0" distR="0" wp14:anchorId="7FF2CAAE" wp14:editId="5D669F84">
                    <wp:extent cx="1919858" cy="1440000"/>
                    <wp:effectExtent l="0" t="0" r="4445" b="8255"/>
                    <wp:docPr id="637275522" name="Picture 49" descr="Start Your Own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Start Your Own Busines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del>
          </w:p>
          <w:p w14:paraId="58A20961" w14:textId="4BFACC47" w:rsidR="00A52A4B" w:rsidRPr="00A52A4B" w:rsidDel="001F7090" w:rsidRDefault="00A52A4B" w:rsidP="00A52A4B">
            <w:pPr>
              <w:rPr>
                <w:del w:id="156" w:author="Dionne Solomons" w:date="2026-10-20T17:44:00Z" w16du:dateUtc="2026-10-20T15:44:00Z"/>
              </w:rPr>
            </w:pPr>
            <w:del w:id="157" w:author="Dionne Solomons" w:date="2026-10-20T17:44:00Z" w16du:dateUtc="2026-10-20T15:44:00Z">
              <w:r w:rsidRPr="00A52A4B" w:rsidDel="001F7090">
                <w:rPr>
                  <w:b/>
                  <w:bCs/>
                </w:rPr>
                <w:delText>Start Your Own Business</w:delText>
              </w:r>
              <w:r w:rsidRPr="00A52A4B" w:rsidDel="001F7090">
                <w:delText>Participants complete the NYDA five-day Start Your Own Business training.</w:delText>
              </w:r>
            </w:del>
          </w:p>
          <w:p w14:paraId="273D1230" w14:textId="16EFFC35" w:rsidR="00A52A4B" w:rsidRDefault="00A52A4B" w:rsidP="00A52A4B"/>
        </w:tc>
      </w:tr>
    </w:tbl>
    <w:p w14:paraId="0A3F9298" w14:textId="77777777" w:rsidR="00A52A4B" w:rsidRDefault="00A52A4B" w:rsidP="00A52A4B">
      <w:pPr>
        <w:rPr>
          <w:ins w:id="158" w:author="Dionne Solomons" w:date="2026-10-20T17:44:00Z" w16du:dateUtc="2026-10-20T15:44:00Z"/>
        </w:rPr>
      </w:pPr>
    </w:p>
    <w:p w14:paraId="19E760C0" w14:textId="77777777" w:rsidR="001F7090" w:rsidRPr="00A52A4B" w:rsidRDefault="001F7090" w:rsidP="001F7090">
      <w:pPr>
        <w:spacing w:after="0" w:line="240" w:lineRule="auto"/>
        <w:rPr>
          <w:ins w:id="159" w:author="Dionne Solomons" w:date="2026-10-20T17:44:00Z" w16du:dateUtc="2026-10-20T15:44:00Z"/>
        </w:rPr>
      </w:pPr>
      <w:ins w:id="160" w:author="Dionne Solomons" w:date="2026-10-20T17:44:00Z" w16du:dateUtc="2026-10-20T15:44:00Z">
        <w:r w:rsidRPr="00A52A4B">
          <w:t>Skills, enterprise and livelihood activity</w:t>
        </w:r>
      </w:ins>
    </w:p>
    <w:p w14:paraId="5C775B9F" w14:textId="77777777" w:rsidR="001F7090" w:rsidRPr="00A52A4B" w:rsidRDefault="001F7090" w:rsidP="001F7090">
      <w:pPr>
        <w:spacing w:after="0" w:line="240" w:lineRule="auto"/>
        <w:rPr>
          <w:ins w:id="161" w:author="Dionne Solomons" w:date="2026-10-20T17:44:00Z" w16du:dateUtc="2026-10-20T15:44:00Z"/>
        </w:rPr>
      </w:pPr>
    </w:p>
    <w:p w14:paraId="6A02D39A" w14:textId="77777777" w:rsidR="001F7090" w:rsidRPr="00A52A4B" w:rsidRDefault="001F7090" w:rsidP="001F7090">
      <w:pPr>
        <w:spacing w:after="0" w:line="240" w:lineRule="auto"/>
        <w:rPr>
          <w:ins w:id="162" w:author="Dionne Solomons" w:date="2026-10-20T17:44:00Z" w16du:dateUtc="2026-10-20T15:44:00Z"/>
        </w:rPr>
      </w:pPr>
      <w:ins w:id="163" w:author="Dionne Solomons" w:date="2026-10-20T17:44:00Z" w16du:dateUtc="2026-10-20T15:44:00Z">
        <w:r w:rsidRPr="00A52A4B">
          <w:rPr>
            <w:b/>
            <w:bCs/>
          </w:rPr>
          <w:t>586</w:t>
        </w:r>
        <w:r>
          <w:rPr>
            <w:b/>
            <w:bCs/>
          </w:rPr>
          <w:t xml:space="preserve"> </w:t>
        </w:r>
        <w:r w:rsidRPr="00A52A4B">
          <w:t>Technical skills training</w:t>
        </w:r>
      </w:ins>
    </w:p>
    <w:p w14:paraId="097CA9EB" w14:textId="77777777" w:rsidR="001F7090" w:rsidRPr="00A52A4B" w:rsidRDefault="001F7090" w:rsidP="001F7090">
      <w:pPr>
        <w:spacing w:after="0" w:line="240" w:lineRule="auto"/>
        <w:rPr>
          <w:ins w:id="164" w:author="Dionne Solomons" w:date="2026-10-20T17:44:00Z" w16du:dateUtc="2026-10-20T15:44:00Z"/>
        </w:rPr>
      </w:pPr>
      <w:commentRangeStart w:id="165"/>
      <w:ins w:id="166" w:author="Dionne Solomons" w:date="2026-10-20T17:44:00Z" w16du:dateUtc="2026-10-20T15:44:00Z">
        <w:r w:rsidRPr="00A52A4B">
          <w:rPr>
            <w:b/>
            <w:bCs/>
          </w:rPr>
          <w:t>485</w:t>
        </w:r>
        <w:r>
          <w:rPr>
            <w:b/>
            <w:bCs/>
          </w:rPr>
          <w:t xml:space="preserve"> </w:t>
        </w:r>
        <w:r w:rsidRPr="00A52A4B">
          <w:t>Business development training</w:t>
        </w:r>
      </w:ins>
      <w:commentRangeEnd w:id="165"/>
      <w:r w:rsidR="00AC67AF" w:rsidRPr="00A52A4B">
        <w:rPr>
          <w:rStyle w:val="CommentReference"/>
          <w:sz w:val="24"/>
          <w:szCs w:val="24"/>
        </w:rPr>
        <w:commentReference w:id="165"/>
      </w:r>
    </w:p>
    <w:p w14:paraId="0E8F503A" w14:textId="77777777" w:rsidR="001F7090" w:rsidRDefault="001F7090" w:rsidP="001F7090">
      <w:pPr>
        <w:rPr>
          <w:ins w:id="167" w:author="Dionne Solomons" w:date="2026-10-20T17:44:00Z" w16du:dateUtc="2026-10-20T15:44:00Z"/>
        </w:rPr>
      </w:pPr>
      <w:commentRangeStart w:id="168"/>
      <w:ins w:id="169" w:author="Dionne Solomons" w:date="2026-10-20T17:44:00Z" w16du:dateUtc="2026-10-20T15:44:00Z">
        <w:r w:rsidRPr="00A52A4B">
          <w:rPr>
            <w:b/>
            <w:bCs/>
          </w:rPr>
          <w:lastRenderedPageBreak/>
          <w:t>28 training and livelihood moments</w:t>
        </w:r>
        <w:r w:rsidRPr="00A52A4B">
          <w:t xml:space="preserve"> from across the programme sites, including practical skills, enterprise support, work opportunities and completion milestones.</w:t>
        </w:r>
      </w:ins>
      <w:commentRangeEnd w:id="168"/>
      <w:r w:rsidR="00674AF4">
        <w:rPr>
          <w:rStyle w:val="CommentReference"/>
          <w:sz w:val="24"/>
          <w:szCs w:val="24"/>
        </w:rPr>
        <w:commentReference w:id="168"/>
      </w:r>
    </w:p>
    <w:p w14:paraId="651316A4" w14:textId="77777777" w:rsidR="00343491" w:rsidRPr="00A52A4B" w:rsidRDefault="00343491" w:rsidP="00343491">
      <w:pPr>
        <w:spacing w:after="0" w:line="240" w:lineRule="auto"/>
        <w:rPr>
          <w:ins w:id="170" w:author="Dionne Solomons" w:date="2026-10-20T17:44:00Z" w16du:dateUtc="2026-10-20T15:44:00Z"/>
        </w:rPr>
      </w:pPr>
    </w:p>
    <w:p w14:paraId="2B0568DC" w14:textId="77777777" w:rsidR="001F7090" w:rsidRDefault="001F7090" w:rsidP="00343491">
      <w:pPr>
        <w:rPr>
          <w:ins w:id="171" w:author="Dionne Solomons" w:date="2026-10-20T17:44:00Z" w16du:dateUtc="2026-10-20T15:44:00Z"/>
          <w:b/>
          <w:bCs/>
        </w:rPr>
      </w:pPr>
      <w:commentRangeStart w:id="172"/>
      <w:ins w:id="173" w:author="Dionne Solomons" w:date="2026-10-20T17:44:00Z" w16du:dateUtc="2026-10-20T15:44:00Z">
        <w:r w:rsidRPr="00A52A4B">
          <w:rPr>
            <w:noProof/>
          </w:rPr>
          <w:drawing>
            <wp:inline distT="0" distB="0" distL="0" distR="0" wp14:anchorId="6DA335B0" wp14:editId="294F80FF">
              <wp:extent cx="1919858" cy="1440000"/>
              <wp:effectExtent l="0" t="0" r="4445" b="8255"/>
              <wp:docPr id="633057466" name="Picture 76" descr="Enterprise support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Enterprise support handov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commentRangeEnd w:id="172"/>
      <w:r w:rsidR="00001AA3">
        <w:rPr>
          <w:rStyle w:val="CommentReference"/>
          <w:b/>
          <w:bCs/>
          <w:sz w:val="24"/>
          <w:szCs w:val="24"/>
        </w:rPr>
        <w:commentReference w:id="172"/>
      </w:r>
    </w:p>
    <w:p w14:paraId="68014A8E" w14:textId="702192B2" w:rsidR="0080152C" w:rsidRDefault="001F7090" w:rsidP="00343491">
      <w:pPr>
        <w:rPr>
          <w:ins w:id="174" w:author="Dionne Solomons" w:date="2026-10-20T20:08:00Z" w16du:dateUtc="2026-10-20T18:08:00Z"/>
        </w:rPr>
      </w:pPr>
      <w:ins w:id="175" w:author="Dionne Solomons" w:date="2026-10-20T17:44:00Z" w16du:dateUtc="2026-10-20T15:44:00Z">
        <w:r w:rsidRPr="00A52A4B">
          <w:rPr>
            <w:b/>
            <w:bCs/>
          </w:rPr>
          <w:t>Enterprise support handover</w:t>
        </w:r>
        <w:r>
          <w:rPr>
            <w:b/>
            <w:bCs/>
          </w:rPr>
          <w:t xml:space="preserve"> </w:t>
        </w:r>
        <w:r w:rsidRPr="00A52A4B">
          <w:t>Participants at the Department of Social Development-led Amajuba Local Municipality handover.</w:t>
        </w:r>
      </w:ins>
    </w:p>
    <w:p w14:paraId="01A7E370" w14:textId="7819E3C3" w:rsidR="0080152C" w:rsidRDefault="001F7090" w:rsidP="00343491">
      <w:pPr>
        <w:rPr>
          <w:ins w:id="176" w:author="Dionne Solomons" w:date="2026-10-20T20:08:00Z" w16du:dateUtc="2026-10-20T18:08:00Z"/>
        </w:rPr>
      </w:pPr>
      <w:ins w:id="177" w:author="Dionne Solomons" w:date="2026-10-20T17:44:00Z" w16du:dateUtc="2026-10-20T15:44:00Z">
        <w:r w:rsidRPr="00A52A4B">
          <w:rPr>
            <w:b/>
            <w:bCs/>
          </w:rPr>
          <w:t>Hlengokuhle Cakes</w:t>
        </w:r>
      </w:ins>
      <w:ins w:id="178" w:author="Dionne Solomons" w:date="2026-10-20T20:08:00Z" w16du:dateUtc="2026-10-20T18:08:00Z">
        <w:r w:rsidR="0080152C">
          <w:rPr>
            <w:b/>
            <w:bCs/>
          </w:rPr>
          <w:t xml:space="preserve"> </w:t>
        </w:r>
      </w:ins>
      <w:ins w:id="179" w:author="Dionne Solomons" w:date="2026-10-20T17:44:00Z" w16du:dateUtc="2026-10-20T15:44:00Z">
        <w:r w:rsidRPr="00A52A4B">
          <w:t>With support from the NYDA,</w:t>
        </w:r>
      </w:ins>
      <w:ins w:id="180" w:author="Dionne Solomons" w:date="2026-10-20T20:08:00Z" w16du:dateUtc="2026-10-20T18:08:00Z">
        <w:r w:rsidR="0080152C">
          <w:t xml:space="preserve"> </w:t>
        </w:r>
        <w:r w:rsidR="0080152C" w:rsidRPr="00A52A4B">
          <w:t>Hlengiwe Makhanya invested in bakery equipment.</w:t>
        </w:r>
      </w:ins>
    </w:p>
    <w:p w14:paraId="51053DD7" w14:textId="42FEE0DB" w:rsidR="0080152C" w:rsidRDefault="001F7090" w:rsidP="00343491">
      <w:pPr>
        <w:rPr>
          <w:ins w:id="181" w:author="Dionne Solomons" w:date="2026-10-20T20:08:00Z" w16du:dateUtc="2026-10-20T18:08:00Z"/>
        </w:rPr>
      </w:pPr>
      <w:ins w:id="182" w:author="Dionne Solomons" w:date="2026-10-20T17:44:00Z" w16du:dateUtc="2026-10-20T15:44:00Z">
        <w:r w:rsidRPr="00A52A4B">
          <w:t xml:space="preserve"> </w:t>
        </w:r>
      </w:ins>
      <w:ins w:id="183" w:author="Dionne Solomons" w:date="2026-10-20T20:08:00Z" w16du:dateUtc="2026-10-20T18:08:00Z">
        <w:r w:rsidR="0080152C" w:rsidRPr="00A52A4B">
          <w:rPr>
            <w:noProof/>
          </w:rPr>
          <w:drawing>
            <wp:inline distT="0" distB="0" distL="0" distR="0" wp14:anchorId="050A25D2" wp14:editId="715995DE">
              <wp:extent cx="1919858" cy="1440000"/>
              <wp:effectExtent l="0" t="0" r="4445" b="8255"/>
              <wp:docPr id="1564868560" name="Picture 75" descr="Hlengokuhle C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Hlengokuhle Cak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99484B6" w14:textId="1654DF3F" w:rsidR="001F7090" w:rsidRDefault="001F7090" w:rsidP="00343491">
      <w:pPr>
        <w:rPr>
          <w:ins w:id="184" w:author="Dionne Solomons" w:date="2026-10-20T17:44:00Z" w16du:dateUtc="2026-10-20T15:44:00Z"/>
        </w:rPr>
      </w:pPr>
      <w:ins w:id="185" w:author="Dionne Solomons" w:date="2026-10-20T17:44:00Z" w16du:dateUtc="2026-10-20T15:44:00Z">
        <w:r w:rsidRPr="00A52A4B">
          <w:rPr>
            <w:noProof/>
          </w:rPr>
          <w:drawing>
            <wp:inline distT="0" distB="0" distL="0" distR="0" wp14:anchorId="30F5EE19" wp14:editId="65BC1031">
              <wp:extent cx="1919858" cy="1440000"/>
              <wp:effectExtent l="0" t="0" r="4445" b="8255"/>
              <wp:docPr id="1663880198" name="Picture 74" descr="Food preparation and ca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Food preparation and cateri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21B3E3DB" w14:textId="77777777" w:rsidR="001F7090" w:rsidRDefault="001F7090" w:rsidP="00343491">
      <w:pPr>
        <w:rPr>
          <w:ins w:id="186" w:author="Dionne Solomons" w:date="2026-10-20T17:44:00Z" w16du:dateUtc="2026-10-20T15:44:00Z"/>
        </w:rPr>
      </w:pPr>
      <w:ins w:id="187" w:author="Dionne Solomons" w:date="2026-10-20T17:44:00Z" w16du:dateUtc="2026-10-20T15:44:00Z">
        <w:r w:rsidRPr="00A52A4B">
          <w:rPr>
            <w:b/>
            <w:bCs/>
          </w:rPr>
          <w:t>Food preparation and catering</w:t>
        </w:r>
        <w:r>
          <w:rPr>
            <w:b/>
            <w:bCs/>
          </w:rPr>
          <w:t xml:space="preserve"> </w:t>
        </w:r>
        <w:r w:rsidRPr="00A52A4B">
          <w:t>Practical food preparation training.</w:t>
        </w:r>
        <w:r w:rsidRPr="00A52A4B">
          <w:rPr>
            <w:noProof/>
          </w:rPr>
          <w:drawing>
            <wp:inline distT="0" distB="0" distL="0" distR="0" wp14:anchorId="7AC62334" wp14:editId="1E418850">
              <wp:extent cx="1919858" cy="1440000"/>
              <wp:effectExtent l="0" t="0" r="4445" b="8255"/>
              <wp:docPr id="2000077423" name="Picture 73" descr="Hospitality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Hospitality train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16993667" w14:textId="77777777" w:rsidR="0080152C" w:rsidRDefault="0080152C" w:rsidP="00343491">
      <w:pPr>
        <w:rPr>
          <w:ins w:id="188" w:author="Dionne Solomons" w:date="2026-10-20T20:07:00Z" w16du:dateUtc="2026-10-20T18:07:00Z"/>
          <w:b/>
          <w:bCs/>
        </w:rPr>
      </w:pPr>
    </w:p>
    <w:p w14:paraId="0D3902B5" w14:textId="55F293AF" w:rsidR="001F7090" w:rsidRDefault="001F7090" w:rsidP="00343491">
      <w:pPr>
        <w:rPr>
          <w:ins w:id="189" w:author="Dionne Solomons" w:date="2026-10-20T17:44:00Z" w16du:dateUtc="2026-10-20T15:44:00Z"/>
        </w:rPr>
      </w:pPr>
      <w:ins w:id="190" w:author="Dionne Solomons" w:date="2026-10-20T17:44:00Z" w16du:dateUtc="2026-10-20T15:44:00Z">
        <w:r w:rsidRPr="00A52A4B">
          <w:rPr>
            <w:b/>
            <w:bCs/>
          </w:rPr>
          <w:lastRenderedPageBreak/>
          <w:t>Hospitality training</w:t>
        </w:r>
        <w:r>
          <w:rPr>
            <w:b/>
            <w:bCs/>
          </w:rPr>
          <w:t xml:space="preserve"> </w:t>
        </w:r>
        <w:r w:rsidRPr="00A52A4B">
          <w:t>Bambisandlasam hospitality students take part in practical training.</w:t>
        </w:r>
        <w:r w:rsidRPr="00A52A4B">
          <w:rPr>
            <w:noProof/>
          </w:rPr>
          <w:drawing>
            <wp:inline distT="0" distB="0" distL="0" distR="0" wp14:anchorId="531739CE" wp14:editId="3D117E62">
              <wp:extent cx="1919858" cy="1440000"/>
              <wp:effectExtent l="0" t="0" r="4445" b="8255"/>
              <wp:docPr id="26414585" name="Picture 72" descr="Hospitality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ospitality train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57D6E535" w14:textId="77777777" w:rsidR="001F7090" w:rsidRDefault="001F7090" w:rsidP="00343491">
      <w:pPr>
        <w:rPr>
          <w:ins w:id="191" w:author="Dionne Solomons" w:date="2026-10-20T17:44:00Z" w16du:dateUtc="2026-10-20T15:44:00Z"/>
        </w:rPr>
      </w:pPr>
      <w:ins w:id="192" w:author="Dionne Solomons" w:date="2026-10-20T17:44:00Z" w16du:dateUtc="2026-10-20T15:44:00Z">
        <w:r w:rsidRPr="00A52A4B">
          <w:rPr>
            <w:b/>
            <w:bCs/>
          </w:rPr>
          <w:t>Hospitality training</w:t>
        </w:r>
        <w:r>
          <w:rPr>
            <w:b/>
            <w:bCs/>
          </w:rPr>
          <w:t xml:space="preserve"> </w:t>
        </w:r>
        <w:r w:rsidRPr="00A52A4B">
          <w:t>Students present dishes prepared during their practical training.</w:t>
        </w:r>
      </w:ins>
    </w:p>
    <w:p w14:paraId="6A2411D2" w14:textId="77777777" w:rsidR="001F7090" w:rsidRDefault="001F7090" w:rsidP="00343491">
      <w:pPr>
        <w:rPr>
          <w:ins w:id="193" w:author="Dionne Solomons" w:date="2026-10-20T17:44:00Z" w16du:dateUtc="2026-10-20T15:44:00Z"/>
        </w:rPr>
      </w:pPr>
      <w:ins w:id="194" w:author="Dionne Solomons" w:date="2026-10-20T17:44:00Z" w16du:dateUtc="2026-10-20T15:44:00Z">
        <w:r w:rsidRPr="00A52A4B">
          <w:rPr>
            <w:noProof/>
          </w:rPr>
          <w:drawing>
            <wp:inline distT="0" distB="0" distL="0" distR="0" wp14:anchorId="632A5AAE" wp14:editId="6AE5A052">
              <wp:extent cx="1919858" cy="1440000"/>
              <wp:effectExtent l="0" t="0" r="4445" b="8255"/>
              <wp:docPr id="1706320893" name="Picture 71" descr="Agricultur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Agricultural train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36DF2803" w14:textId="77777777" w:rsidR="001F7090" w:rsidRDefault="001F7090" w:rsidP="00343491">
      <w:pPr>
        <w:rPr>
          <w:ins w:id="195" w:author="Dionne Solomons" w:date="2026-10-20T17:44:00Z" w16du:dateUtc="2026-10-20T15:44:00Z"/>
        </w:rPr>
      </w:pPr>
      <w:ins w:id="196" w:author="Dionne Solomons" w:date="2026-10-20T17:44:00Z" w16du:dateUtc="2026-10-20T15:44:00Z">
        <w:r w:rsidRPr="00A52A4B">
          <w:rPr>
            <w:b/>
            <w:bCs/>
          </w:rPr>
          <w:t>Agricultural training</w:t>
        </w:r>
        <w:r>
          <w:rPr>
            <w:b/>
            <w:bCs/>
          </w:rPr>
          <w:t xml:space="preserve"> </w:t>
        </w:r>
        <w:r w:rsidRPr="00A52A4B">
          <w:t>Participants learn essential agricultural skills.</w:t>
        </w:r>
        <w:r w:rsidRPr="00A52A4B">
          <w:rPr>
            <w:noProof/>
          </w:rPr>
          <w:drawing>
            <wp:inline distT="0" distB="0" distL="0" distR="0" wp14:anchorId="06446533" wp14:editId="08EB0F4D">
              <wp:extent cx="1919858" cy="1440000"/>
              <wp:effectExtent l="0" t="0" r="4445" b="8255"/>
              <wp:docPr id="356661040" name="Picture 70" descr="Painting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Painting skill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2A0EC2DF" w14:textId="77777777" w:rsidR="001F7090" w:rsidRDefault="001F7090" w:rsidP="00343491">
      <w:pPr>
        <w:rPr>
          <w:ins w:id="197" w:author="Dionne Solomons" w:date="2026-10-20T17:44:00Z" w16du:dateUtc="2026-10-20T15:44:00Z"/>
        </w:rPr>
      </w:pPr>
      <w:ins w:id="198" w:author="Dionne Solomons" w:date="2026-10-20T17:44:00Z" w16du:dateUtc="2026-10-20T15:44:00Z">
        <w:r w:rsidRPr="00A52A4B">
          <w:rPr>
            <w:b/>
            <w:bCs/>
          </w:rPr>
          <w:t>Painting skills</w:t>
        </w:r>
        <w:r>
          <w:rPr>
            <w:b/>
            <w:bCs/>
          </w:rPr>
          <w:t xml:space="preserve"> </w:t>
        </w:r>
        <w:r w:rsidRPr="00A52A4B">
          <w:t>Practical training equips participants with painting skills.</w:t>
        </w:r>
        <w:r w:rsidRPr="00A52A4B">
          <w:rPr>
            <w:noProof/>
          </w:rPr>
          <w:drawing>
            <wp:inline distT="0" distB="0" distL="0" distR="0" wp14:anchorId="3CB6B22C" wp14:editId="47DE1A79">
              <wp:extent cx="1919858" cy="1440000"/>
              <wp:effectExtent l="0" t="0" r="4445" b="8255"/>
              <wp:docPr id="126072020" name="Picture 69" descr="Part-time em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Part-time employm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1356BF4E" w14:textId="77777777" w:rsidR="001F7090" w:rsidRDefault="001F7090" w:rsidP="00343491">
      <w:pPr>
        <w:rPr>
          <w:ins w:id="199" w:author="Dionne Solomons" w:date="2026-10-20T17:44:00Z" w16du:dateUtc="2026-10-20T15:44:00Z"/>
        </w:rPr>
      </w:pPr>
      <w:ins w:id="200" w:author="Dionne Solomons" w:date="2026-10-20T17:44:00Z" w16du:dateUtc="2026-10-20T15:44:00Z">
        <w:r w:rsidRPr="00A52A4B">
          <w:rPr>
            <w:b/>
            <w:bCs/>
          </w:rPr>
          <w:lastRenderedPageBreak/>
          <w:t>Part-time employment</w:t>
        </w:r>
        <w:r>
          <w:rPr>
            <w:b/>
            <w:bCs/>
          </w:rPr>
          <w:t xml:space="preserve"> </w:t>
        </w:r>
        <w:r w:rsidRPr="00A52A4B">
          <w:t>Participants put their painting skills to work in part-time jobs.</w:t>
        </w:r>
        <w:r w:rsidRPr="00A52A4B">
          <w:rPr>
            <w:noProof/>
          </w:rPr>
          <w:drawing>
            <wp:inline distT="0" distB="0" distL="0" distR="0" wp14:anchorId="2EAA81A7" wp14:editId="5E3CBA82">
              <wp:extent cx="1919858" cy="1440000"/>
              <wp:effectExtent l="0" t="0" r="4445" b="8255"/>
              <wp:docPr id="1573867934" name="Picture 68" descr="Toolbox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Toolbox handove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1F5C218" w14:textId="77777777" w:rsidR="001F7090" w:rsidRDefault="001F7090" w:rsidP="00343491">
      <w:pPr>
        <w:rPr>
          <w:ins w:id="201" w:author="Dionne Solomons" w:date="2026-10-20T17:44:00Z" w16du:dateUtc="2026-10-20T15:44:00Z"/>
        </w:rPr>
      </w:pPr>
      <w:ins w:id="202" w:author="Dionne Solomons" w:date="2026-10-20T17:44:00Z" w16du:dateUtc="2026-10-20T15:44:00Z">
        <w:r w:rsidRPr="00A52A4B">
          <w:rPr>
            <w:b/>
            <w:bCs/>
          </w:rPr>
          <w:t>Toolbox handover</w:t>
        </w:r>
        <w:r>
          <w:rPr>
            <w:b/>
            <w:bCs/>
          </w:rPr>
          <w:t xml:space="preserve"> </w:t>
        </w:r>
        <w:r w:rsidRPr="00A52A4B">
          <w:t>Participants receive toolboxes to support their work.</w:t>
        </w:r>
        <w:r w:rsidRPr="00A52A4B">
          <w:rPr>
            <w:noProof/>
          </w:rPr>
          <w:drawing>
            <wp:inline distT="0" distB="0" distL="0" distR="0" wp14:anchorId="5ACBFB12" wp14:editId="5E6BC651">
              <wp:extent cx="1919858" cy="1440000"/>
              <wp:effectExtent l="0" t="0" r="4445" b="8255"/>
              <wp:docPr id="1674453557" name="Picture 67" descr="Financial 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Financial literac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C23D362" w14:textId="77777777" w:rsidR="001F7090" w:rsidRDefault="001F7090" w:rsidP="00343491">
      <w:pPr>
        <w:rPr>
          <w:ins w:id="203" w:author="Dionne Solomons" w:date="2026-10-20T17:44:00Z" w16du:dateUtc="2026-10-20T15:44:00Z"/>
        </w:rPr>
      </w:pPr>
      <w:ins w:id="204" w:author="Dionne Solomons" w:date="2026-10-20T17:44:00Z" w16du:dateUtc="2026-10-20T15:44:00Z">
        <w:r w:rsidRPr="00A52A4B">
          <w:rPr>
            <w:b/>
            <w:bCs/>
          </w:rPr>
          <w:t>Financial literacy</w:t>
        </w:r>
        <w:r>
          <w:rPr>
            <w:b/>
            <w:bCs/>
          </w:rPr>
          <w:t xml:space="preserve"> </w:t>
        </w:r>
        <w:r w:rsidRPr="00A52A4B">
          <w:t>Participants take part in financial literacy training.</w:t>
        </w:r>
        <w:r w:rsidRPr="00A52A4B">
          <w:rPr>
            <w:noProof/>
          </w:rPr>
          <w:drawing>
            <wp:inline distT="0" distB="0" distL="0" distR="0" wp14:anchorId="67A3F707" wp14:editId="1848AD13">
              <wp:extent cx="1919858" cy="1440000"/>
              <wp:effectExtent l="0" t="0" r="4445" b="8255"/>
              <wp:docPr id="1144852024" name="Picture 66" descr="Bricklay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Bricklaying traini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15712714" w14:textId="77777777" w:rsidR="001F7090" w:rsidRDefault="001F7090" w:rsidP="00343491">
      <w:pPr>
        <w:rPr>
          <w:ins w:id="205" w:author="Dionne Solomons" w:date="2026-10-20T17:44:00Z" w16du:dateUtc="2026-10-20T15:44:00Z"/>
        </w:rPr>
      </w:pPr>
      <w:ins w:id="206" w:author="Dionne Solomons" w:date="2026-10-20T17:44:00Z" w16du:dateUtc="2026-10-20T15:44:00Z">
        <w:r w:rsidRPr="00A52A4B">
          <w:rPr>
            <w:b/>
            <w:bCs/>
          </w:rPr>
          <w:t>Bricklaying training</w:t>
        </w:r>
        <w:r>
          <w:rPr>
            <w:b/>
            <w:bCs/>
          </w:rPr>
          <w:t xml:space="preserve"> </w:t>
        </w:r>
        <w:r w:rsidRPr="00A52A4B">
          <w:t>Participants build practical bricklaying skills.</w:t>
        </w:r>
        <w:r w:rsidRPr="00A52A4B">
          <w:rPr>
            <w:noProof/>
          </w:rPr>
          <w:drawing>
            <wp:inline distT="0" distB="0" distL="0" distR="0" wp14:anchorId="37246A19" wp14:editId="0B0723C4">
              <wp:extent cx="1919858" cy="1440000"/>
              <wp:effectExtent l="0" t="0" r="4445" b="8255"/>
              <wp:docPr id="1522349201" name="Picture 65" descr="Bricklay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Bricklaying traini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047B2D0" w14:textId="77777777" w:rsidR="00FC7864" w:rsidRDefault="001F7090" w:rsidP="00343491">
      <w:pPr>
        <w:rPr>
          <w:ins w:id="207" w:author="Dionne Solomons" w:date="2026-10-20T20:07:00Z" w16du:dateUtc="2026-10-20T18:07:00Z"/>
        </w:rPr>
      </w:pPr>
      <w:ins w:id="208" w:author="Dionne Solomons" w:date="2026-10-20T17:44:00Z" w16du:dateUtc="2026-10-20T15:44:00Z">
        <w:r w:rsidRPr="00A52A4B">
          <w:rPr>
            <w:b/>
            <w:bCs/>
          </w:rPr>
          <w:t>Bricklaying training</w:t>
        </w:r>
        <w:r>
          <w:rPr>
            <w:b/>
            <w:bCs/>
          </w:rPr>
          <w:t xml:space="preserve"> </w:t>
        </w:r>
        <w:r w:rsidRPr="00A52A4B">
          <w:t>A group of participants complete their practical training.</w:t>
        </w:r>
        <w:r w:rsidRPr="00A52A4B">
          <w:rPr>
            <w:noProof/>
          </w:rPr>
          <w:drawing>
            <wp:inline distT="0" distB="0" distL="0" distR="0" wp14:anchorId="2BF3D226" wp14:editId="43D1BB45">
              <wp:extent cx="1919858" cy="1440000"/>
              <wp:effectExtent l="0" t="0" r="4445" b="8255"/>
              <wp:docPr id="416179886" name="Picture 64" descr="Generate Your Business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Generate Your Business Ide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1E200769" w14:textId="77777777" w:rsidR="00FC7864" w:rsidRDefault="001F7090" w:rsidP="00343491">
      <w:pPr>
        <w:rPr>
          <w:ins w:id="209" w:author="Dionne Solomons" w:date="2026-10-20T20:07:00Z" w16du:dateUtc="2026-10-20T18:07:00Z"/>
        </w:rPr>
      </w:pPr>
      <w:ins w:id="210" w:author="Dionne Solomons" w:date="2026-10-20T17:44:00Z" w16du:dateUtc="2026-10-20T15:44:00Z">
        <w:r w:rsidRPr="00A52A4B">
          <w:rPr>
            <w:b/>
            <w:bCs/>
          </w:rPr>
          <w:lastRenderedPageBreak/>
          <w:t>Generate Your Business Idea</w:t>
        </w:r>
        <w:r>
          <w:rPr>
            <w:b/>
            <w:bCs/>
          </w:rPr>
          <w:t xml:space="preserve"> </w:t>
        </w:r>
        <w:r w:rsidRPr="00A52A4B">
          <w:t>Participants complete the NYDA business idea training.</w:t>
        </w:r>
        <w:r w:rsidRPr="00A52A4B">
          <w:rPr>
            <w:noProof/>
          </w:rPr>
          <w:drawing>
            <wp:inline distT="0" distB="0" distL="0" distR="0" wp14:anchorId="600A1A22" wp14:editId="7E9982E8">
              <wp:extent cx="1919858" cy="1440000"/>
              <wp:effectExtent l="0" t="0" r="4445" b="8255"/>
              <wp:docPr id="1505767971" name="Picture 63" descr="Sola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olar proj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30F4F7E5" w14:textId="63963E13" w:rsidR="001F7090" w:rsidRDefault="001F7090" w:rsidP="00343491">
      <w:pPr>
        <w:rPr>
          <w:ins w:id="211" w:author="Dionne Solomons" w:date="2026-10-20T17:44:00Z" w16du:dateUtc="2026-10-20T15:44:00Z"/>
        </w:rPr>
      </w:pPr>
      <w:ins w:id="212" w:author="Dionne Solomons" w:date="2026-10-20T17:44:00Z" w16du:dateUtc="2026-10-20T15:44:00Z">
        <w:r w:rsidRPr="00A52A4B">
          <w:rPr>
            <w:b/>
            <w:bCs/>
          </w:rPr>
          <w:t>Solar project</w:t>
        </w:r>
      </w:ins>
      <w:ins w:id="213" w:author="Dionne Solomons" w:date="2026-10-20T20:07:00Z" w16du:dateUtc="2026-10-20T18:07:00Z">
        <w:r w:rsidR="00FC7864">
          <w:rPr>
            <w:b/>
            <w:bCs/>
          </w:rPr>
          <w:t xml:space="preserve"> </w:t>
        </w:r>
      </w:ins>
      <w:ins w:id="214" w:author="Dionne Solomons" w:date="2026-10-20T17:44:00Z" w16du:dateUtc="2026-10-20T15:44:00Z">
        <w:r w:rsidRPr="00A52A4B">
          <w:t>A participant linked to a solar project in Meloding.</w:t>
        </w:r>
        <w:r w:rsidRPr="00A52A4B">
          <w:rPr>
            <w:noProof/>
          </w:rPr>
          <w:drawing>
            <wp:inline distT="0" distB="0" distL="0" distR="0" wp14:anchorId="62400872" wp14:editId="4D90FB85">
              <wp:extent cx="1919858" cy="1440000"/>
              <wp:effectExtent l="0" t="0" r="4445" b="8255"/>
              <wp:docPr id="102563065" name="Picture 62" descr="Active learning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Active learning workshop"/>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0D6C690" w14:textId="77777777" w:rsidR="001F7090" w:rsidRDefault="001F7090" w:rsidP="00343491">
      <w:pPr>
        <w:rPr>
          <w:ins w:id="215" w:author="Dionne Solomons" w:date="2026-10-20T17:44:00Z" w16du:dateUtc="2026-10-20T15:44:00Z"/>
        </w:rPr>
      </w:pPr>
      <w:ins w:id="216" w:author="Dionne Solomons" w:date="2026-10-20T17:44:00Z" w16du:dateUtc="2026-10-20T15:44:00Z">
        <w:r w:rsidRPr="00A52A4B">
          <w:rPr>
            <w:b/>
            <w:bCs/>
          </w:rPr>
          <w:t>Active learning workshop</w:t>
        </w:r>
        <w:r>
          <w:rPr>
            <w:b/>
            <w:bCs/>
          </w:rPr>
          <w:t xml:space="preserve"> </w:t>
        </w:r>
        <w:r w:rsidRPr="00A52A4B">
          <w:t>Participants attend a five-day workshop hosted by the Seriti Institute for the NYS programme.</w:t>
        </w:r>
        <w:r w:rsidRPr="00A52A4B">
          <w:rPr>
            <w:noProof/>
          </w:rPr>
          <w:drawing>
            <wp:inline distT="0" distB="0" distL="0" distR="0" wp14:anchorId="4E0DEBB1" wp14:editId="0717BEFE">
              <wp:extent cx="1919858" cy="1440000"/>
              <wp:effectExtent l="0" t="0" r="4445" b="8255"/>
              <wp:docPr id="1418489526" name="Picture 61" descr="Giving back to th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Giving back to the communit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A8C48E6" w14:textId="3749651B" w:rsidR="001F7090" w:rsidRDefault="001F7090" w:rsidP="00343491">
      <w:pPr>
        <w:rPr>
          <w:ins w:id="217" w:author="Dionne Solomons" w:date="2026-10-20T17:44:00Z" w16du:dateUtc="2026-10-20T15:44:00Z"/>
        </w:rPr>
      </w:pPr>
      <w:ins w:id="218" w:author="Dionne Solomons" w:date="2026-10-20T17:44:00Z" w16du:dateUtc="2026-10-20T15:44:00Z">
        <w:r w:rsidRPr="00A52A4B">
          <w:rPr>
            <w:b/>
            <w:bCs/>
          </w:rPr>
          <w:t>Giving back to the community</w:t>
        </w:r>
        <w:r>
          <w:rPr>
            <w:b/>
            <w:bCs/>
          </w:rPr>
          <w:t xml:space="preserve"> </w:t>
        </w:r>
        <w:r w:rsidRPr="00A52A4B">
          <w:t>Participants and children celebrate Mandela Day</w:t>
        </w:r>
      </w:ins>
      <w:ins w:id="219" w:author="Dionne Solomons" w:date="2026-10-20T20:09:00Z" w16du:dateUtc="2026-10-20T18:09:00Z">
        <w:r w:rsidR="00ED40C9">
          <w:t xml:space="preserve"> </w:t>
        </w:r>
      </w:ins>
      <w:ins w:id="220" w:author="Dionne Solomons" w:date="2026-10-20T17:44:00Z" w16du:dateUtc="2026-10-20T15:44:00Z">
        <w:r w:rsidRPr="00A52A4B">
          <w:t>together.</w:t>
        </w:r>
        <w:r w:rsidRPr="00A52A4B">
          <w:rPr>
            <w:noProof/>
          </w:rPr>
          <w:drawing>
            <wp:inline distT="0" distB="0" distL="0" distR="0" wp14:anchorId="3506DA02" wp14:editId="62E6605B">
              <wp:extent cx="1919858" cy="1440000"/>
              <wp:effectExtent l="0" t="0" r="4445" b="8255"/>
              <wp:docPr id="1619649718" name="Picture 60" descr="Househol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ousehold suppor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2D55714" w14:textId="77777777" w:rsidR="001F7090" w:rsidRDefault="001F7090" w:rsidP="00343491">
      <w:pPr>
        <w:rPr>
          <w:ins w:id="221" w:author="Dionne Solomons" w:date="2026-10-20T17:44:00Z" w16du:dateUtc="2026-10-20T15:44:00Z"/>
        </w:rPr>
      </w:pPr>
      <w:ins w:id="222" w:author="Dionne Solomons" w:date="2026-10-20T17:44:00Z" w16du:dateUtc="2026-10-20T15:44:00Z">
        <w:r w:rsidRPr="00A52A4B">
          <w:rPr>
            <w:b/>
            <w:bCs/>
          </w:rPr>
          <w:lastRenderedPageBreak/>
          <w:t>Household support</w:t>
        </w:r>
        <w:r>
          <w:rPr>
            <w:b/>
            <w:bCs/>
          </w:rPr>
          <w:t xml:space="preserve"> </w:t>
        </w:r>
        <w:r w:rsidRPr="00A52A4B">
          <w:t>Food parcels are prepared for distribution.</w:t>
        </w:r>
        <w:r w:rsidRPr="00A52A4B">
          <w:rPr>
            <w:noProof/>
          </w:rPr>
          <w:drawing>
            <wp:inline distT="0" distB="0" distL="0" distR="0" wp14:anchorId="3B0B76E6" wp14:editId="41DD285A">
              <wp:extent cx="1919858" cy="1440000"/>
              <wp:effectExtent l="0" t="0" r="4445" b="8255"/>
              <wp:docPr id="620452228" name="Picture 59" descr="Fast-food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Fast-food enterpris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0F5EBFB" w14:textId="77777777" w:rsidR="00ED40C9" w:rsidRDefault="001F7090" w:rsidP="00343491">
      <w:pPr>
        <w:rPr>
          <w:ins w:id="223" w:author="Dionne Solomons" w:date="2026-10-20T20:10:00Z" w16du:dateUtc="2026-10-20T18:10:00Z"/>
        </w:rPr>
      </w:pPr>
      <w:ins w:id="224" w:author="Dionne Solomons" w:date="2026-10-20T17:44:00Z" w16du:dateUtc="2026-10-20T15:44:00Z">
        <w:r w:rsidRPr="00A52A4B">
          <w:rPr>
            <w:b/>
            <w:bCs/>
          </w:rPr>
          <w:t>Fast-food enterprise</w:t>
        </w:r>
        <w:r>
          <w:rPr>
            <w:b/>
            <w:bCs/>
          </w:rPr>
          <w:t xml:space="preserve"> </w:t>
        </w:r>
        <w:r w:rsidRPr="00A52A4B">
          <w:t>A participant develops practical experience for a takeaway business.</w:t>
        </w:r>
        <w:r w:rsidRPr="00A52A4B">
          <w:rPr>
            <w:noProof/>
          </w:rPr>
          <w:drawing>
            <wp:inline distT="0" distB="0" distL="0" distR="0" wp14:anchorId="5C61D385" wp14:editId="2FFC7274">
              <wp:extent cx="1919858" cy="1440000"/>
              <wp:effectExtent l="0" t="0" r="4445" b="8255"/>
              <wp:docPr id="1300745010" name="Picture 58" descr="Entrepreneuri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Entrepreneurial traini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B834530" w14:textId="77777777" w:rsidR="00ED40C9" w:rsidRDefault="001F7090" w:rsidP="00343491">
      <w:pPr>
        <w:rPr>
          <w:ins w:id="225" w:author="Dionne Solomons" w:date="2026-10-20T20:10:00Z" w16du:dateUtc="2026-10-20T18:10:00Z"/>
        </w:rPr>
      </w:pPr>
      <w:ins w:id="226" w:author="Dionne Solomons" w:date="2026-10-20T17:44:00Z" w16du:dateUtc="2026-10-20T15:44:00Z">
        <w:r w:rsidRPr="00A52A4B">
          <w:rPr>
            <w:b/>
            <w:bCs/>
          </w:rPr>
          <w:t>Entrepreneurial training</w:t>
        </w:r>
        <w:r>
          <w:rPr>
            <w:b/>
            <w:bCs/>
          </w:rPr>
          <w:t xml:space="preserve"> </w:t>
        </w:r>
        <w:r w:rsidRPr="00A52A4B">
          <w:t>Participants take part in SEDFA entrepreneurial training.</w:t>
        </w:r>
        <w:r w:rsidRPr="00A52A4B">
          <w:rPr>
            <w:noProof/>
          </w:rPr>
          <w:drawing>
            <wp:inline distT="0" distB="0" distL="0" distR="0" wp14:anchorId="02BF9D84" wp14:editId="0C0A8E79">
              <wp:extent cx="1919858" cy="1440000"/>
              <wp:effectExtent l="0" t="0" r="4445" b="8255"/>
              <wp:docPr id="1613786591" name="Picture 57" descr="Business 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Business summi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D7A6499" w14:textId="7BCB90E9" w:rsidR="001F7090" w:rsidRDefault="001F7090" w:rsidP="00343491">
      <w:pPr>
        <w:rPr>
          <w:ins w:id="227" w:author="Dionne Solomons" w:date="2026-10-20T17:44:00Z" w16du:dateUtc="2026-10-20T15:44:00Z"/>
        </w:rPr>
      </w:pPr>
      <w:ins w:id="228" w:author="Dionne Solomons" w:date="2026-10-20T17:44:00Z" w16du:dateUtc="2026-10-20T15:44:00Z">
        <w:r w:rsidRPr="00A52A4B">
          <w:rPr>
            <w:b/>
            <w:bCs/>
          </w:rPr>
          <w:t>Business summit</w:t>
        </w:r>
        <w:r>
          <w:rPr>
            <w:b/>
            <w:bCs/>
          </w:rPr>
          <w:t xml:space="preserve"> </w:t>
        </w:r>
        <w:r w:rsidRPr="00A52A4B">
          <w:t>Participants showcase their ideas and pitch for cash prizes in Madadeni.</w:t>
        </w:r>
        <w:r w:rsidRPr="00A52A4B">
          <w:rPr>
            <w:noProof/>
          </w:rPr>
          <w:drawing>
            <wp:inline distT="0" distB="0" distL="0" distR="0" wp14:anchorId="0C08704F" wp14:editId="3AC94196">
              <wp:extent cx="1919858" cy="1440000"/>
              <wp:effectExtent l="0" t="0" r="4445" b="8255"/>
              <wp:docPr id="592910020" name="Picture 56" descr="Business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Business registrati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2B71FC41" w14:textId="77777777" w:rsidR="001F7090" w:rsidRDefault="001F7090" w:rsidP="00343491">
      <w:pPr>
        <w:rPr>
          <w:ins w:id="229" w:author="Dionne Solomons" w:date="2026-10-20T17:44:00Z" w16du:dateUtc="2026-10-20T15:44:00Z"/>
        </w:rPr>
      </w:pPr>
      <w:ins w:id="230" w:author="Dionne Solomons" w:date="2026-10-20T17:44:00Z" w16du:dateUtc="2026-10-20T15:44:00Z">
        <w:r w:rsidRPr="00A52A4B">
          <w:rPr>
            <w:b/>
            <w:bCs/>
          </w:rPr>
          <w:lastRenderedPageBreak/>
          <w:t>Business registration</w:t>
        </w:r>
        <w:r>
          <w:rPr>
            <w:b/>
            <w:bCs/>
          </w:rPr>
          <w:t xml:space="preserve"> </w:t>
        </w:r>
        <w:r w:rsidRPr="00A52A4B">
          <w:t>Business training and SEDFA support participants through the CIPC registration process.</w:t>
        </w:r>
        <w:r w:rsidRPr="00A52A4B">
          <w:rPr>
            <w:noProof/>
          </w:rPr>
          <w:drawing>
            <wp:inline distT="0" distB="0" distL="0" distR="0" wp14:anchorId="55E5D93B" wp14:editId="6DCB9927">
              <wp:extent cx="1919858" cy="1440000"/>
              <wp:effectExtent l="0" t="0" r="4445" b="8255"/>
              <wp:docPr id="413185440" name="Picture 55" descr="Garment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Garment constructi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EE705B5" w14:textId="77777777" w:rsidR="001F7090" w:rsidRDefault="001F7090" w:rsidP="00343491">
      <w:pPr>
        <w:rPr>
          <w:ins w:id="231" w:author="Dionne Solomons" w:date="2026-10-20T17:44:00Z" w16du:dateUtc="2026-10-20T15:44:00Z"/>
        </w:rPr>
      </w:pPr>
      <w:ins w:id="232" w:author="Dionne Solomons" w:date="2026-10-20T17:44:00Z" w16du:dateUtc="2026-10-20T15:44:00Z">
        <w:r w:rsidRPr="00A52A4B">
          <w:rPr>
            <w:b/>
            <w:bCs/>
          </w:rPr>
          <w:t>Garment construction</w:t>
        </w:r>
        <w:r>
          <w:rPr>
            <w:b/>
            <w:bCs/>
          </w:rPr>
          <w:t xml:space="preserve"> </w:t>
        </w:r>
        <w:r w:rsidRPr="00A52A4B">
          <w:t>David Tlale visits garment construction students at the Skills Centre to motivate them.</w:t>
        </w:r>
        <w:r w:rsidRPr="00A52A4B">
          <w:rPr>
            <w:noProof/>
          </w:rPr>
          <w:drawing>
            <wp:inline distT="0" distB="0" distL="0" distR="0" wp14:anchorId="36BF5C83" wp14:editId="664CE46E">
              <wp:extent cx="1919858" cy="1440000"/>
              <wp:effectExtent l="0" t="0" r="4445" b="8255"/>
              <wp:docPr id="841851636" name="Picture 54" descr="Poultry f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Poultry farmi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88D0854" w14:textId="77777777" w:rsidR="00343491" w:rsidRDefault="001F7090" w:rsidP="00343491">
      <w:pPr>
        <w:rPr>
          <w:ins w:id="233" w:author="Dionne Solomons" w:date="2026-10-20T17:45:00Z" w16du:dateUtc="2026-10-20T15:45:00Z"/>
        </w:rPr>
      </w:pPr>
      <w:ins w:id="234" w:author="Dionne Solomons" w:date="2026-10-20T17:44:00Z" w16du:dateUtc="2026-10-20T15:44:00Z">
        <w:r w:rsidRPr="00A52A4B">
          <w:rPr>
            <w:b/>
            <w:bCs/>
          </w:rPr>
          <w:t>Poultry farming</w:t>
        </w:r>
        <w:r>
          <w:rPr>
            <w:b/>
            <w:bCs/>
          </w:rPr>
          <w:t xml:space="preserve">  </w:t>
        </w:r>
        <w:r w:rsidRPr="00A52A4B">
          <w:t>NYDA funding helps a participant establish an egg-producing small business.</w:t>
        </w:r>
        <w:r w:rsidRPr="00A52A4B">
          <w:rPr>
            <w:noProof/>
          </w:rPr>
          <w:drawing>
            <wp:inline distT="0" distB="0" distL="0" distR="0" wp14:anchorId="2EE43DCF" wp14:editId="0523EC9E">
              <wp:extent cx="1919858" cy="1440000"/>
              <wp:effectExtent l="0" t="0" r="4445" b="8255"/>
              <wp:docPr id="1515142791" name="Picture 53" descr="Community education and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Community education and traini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55AFCED7" w14:textId="77777777" w:rsidR="00ED40C9" w:rsidRDefault="001F7090" w:rsidP="00343491">
      <w:pPr>
        <w:rPr>
          <w:ins w:id="235" w:author="Dionne Solomons" w:date="2026-10-20T20:10:00Z" w16du:dateUtc="2026-10-20T18:10:00Z"/>
        </w:rPr>
      </w:pPr>
      <w:ins w:id="236" w:author="Dionne Solomons" w:date="2026-10-20T17:44:00Z" w16du:dateUtc="2026-10-20T15:44:00Z">
        <w:r w:rsidRPr="00A52A4B">
          <w:rPr>
            <w:b/>
            <w:bCs/>
          </w:rPr>
          <w:t>Community education and training</w:t>
        </w:r>
        <w:r>
          <w:rPr>
            <w:b/>
            <w:bCs/>
          </w:rPr>
          <w:t xml:space="preserve"> </w:t>
        </w:r>
        <w:r w:rsidRPr="00A52A4B">
          <w:t>A participant practises sewing at the Community Education and Training Skills Centre.</w:t>
        </w:r>
        <w:r w:rsidRPr="00A52A4B">
          <w:rPr>
            <w:noProof/>
          </w:rPr>
          <w:drawing>
            <wp:inline distT="0" distB="0" distL="0" distR="0" wp14:anchorId="4E3928A3" wp14:editId="01D8DABF">
              <wp:extent cx="1919858" cy="1440000"/>
              <wp:effectExtent l="0" t="0" r="4445" b="8255"/>
              <wp:docPr id="886221917" name="Picture 52" descr="Training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Training comple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0FD2BE28" w14:textId="14CB48AD" w:rsidR="001F7090" w:rsidRDefault="001F7090" w:rsidP="00343491">
      <w:pPr>
        <w:rPr>
          <w:ins w:id="237" w:author="Dionne Solomons" w:date="2026-10-20T17:44:00Z" w16du:dateUtc="2026-10-20T15:44:00Z"/>
        </w:rPr>
      </w:pPr>
      <w:ins w:id="238" w:author="Dionne Solomons" w:date="2026-10-20T17:44:00Z" w16du:dateUtc="2026-10-20T15:44:00Z">
        <w:r w:rsidRPr="00A52A4B">
          <w:rPr>
            <w:b/>
            <w:bCs/>
          </w:rPr>
          <w:lastRenderedPageBreak/>
          <w:t>Training completion</w:t>
        </w:r>
        <w:r>
          <w:rPr>
            <w:b/>
            <w:bCs/>
          </w:rPr>
          <w:t xml:space="preserve"> </w:t>
        </w:r>
        <w:r w:rsidRPr="00A52A4B">
          <w:t>Participants celebrate receiving their certificates.</w:t>
        </w:r>
        <w:r w:rsidRPr="00A52A4B">
          <w:rPr>
            <w:noProof/>
          </w:rPr>
          <w:drawing>
            <wp:inline distT="0" distB="0" distL="0" distR="0" wp14:anchorId="774C8994" wp14:editId="4E46FBD0">
              <wp:extent cx="1919858" cy="1440000"/>
              <wp:effectExtent l="0" t="0" r="4445" b="8255"/>
              <wp:docPr id="1989958539" name="Picture 51" descr="Househol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ousehold suppor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22D5D05C" w14:textId="77777777" w:rsidR="001F7090" w:rsidRDefault="001F7090" w:rsidP="00343491">
      <w:pPr>
        <w:rPr>
          <w:ins w:id="239" w:author="Dionne Solomons" w:date="2026-10-20T17:44:00Z" w16du:dateUtc="2026-10-20T15:44:00Z"/>
        </w:rPr>
      </w:pPr>
      <w:ins w:id="240" w:author="Dionne Solomons" w:date="2026-10-20T17:44:00Z" w16du:dateUtc="2026-10-20T15:44:00Z">
        <w:r w:rsidRPr="00A52A4B">
          <w:rPr>
            <w:b/>
            <w:bCs/>
          </w:rPr>
          <w:t>Household support</w:t>
        </w:r>
        <w:r>
          <w:rPr>
            <w:b/>
            <w:bCs/>
          </w:rPr>
          <w:t xml:space="preserve"> </w:t>
        </w:r>
        <w:r w:rsidRPr="00A52A4B">
          <w:t>Food parcels are distributed at a programme site.</w:t>
        </w:r>
        <w:r w:rsidRPr="00A52A4B">
          <w:rPr>
            <w:noProof/>
          </w:rPr>
          <w:drawing>
            <wp:inline distT="0" distB="0" distL="0" distR="0" wp14:anchorId="14372D83" wp14:editId="23D9B0FD">
              <wp:extent cx="1919858" cy="1440000"/>
              <wp:effectExtent l="0" t="0" r="4445" b="8255"/>
              <wp:docPr id="1886904619" name="Picture 50" descr="Busin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Business managemen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7FA72C5D" w14:textId="4E0DCBFB" w:rsidR="001F7090" w:rsidRDefault="001F7090" w:rsidP="00343491">
      <w:pPr>
        <w:rPr>
          <w:ins w:id="241" w:author="Dionne Solomons" w:date="2026-10-20T17:44:00Z" w16du:dateUtc="2026-10-20T15:44:00Z"/>
        </w:rPr>
      </w:pPr>
      <w:ins w:id="242" w:author="Dionne Solomons" w:date="2026-10-20T17:44:00Z" w16du:dateUtc="2026-10-20T15:44:00Z">
        <w:r w:rsidRPr="00A52A4B">
          <w:rPr>
            <w:b/>
            <w:bCs/>
          </w:rPr>
          <w:t>Business management</w:t>
        </w:r>
        <w:r>
          <w:rPr>
            <w:b/>
            <w:bCs/>
          </w:rPr>
          <w:t xml:space="preserve"> </w:t>
        </w:r>
        <w:r w:rsidRPr="00A52A4B">
          <w:t>Participants collect certificates for an NYDA business management course at the local SASSA office.</w:t>
        </w:r>
        <w:r w:rsidRPr="00A52A4B">
          <w:rPr>
            <w:noProof/>
          </w:rPr>
          <w:drawing>
            <wp:inline distT="0" distB="0" distL="0" distR="0" wp14:anchorId="7167AECD" wp14:editId="31A9E6F5">
              <wp:extent cx="1919858" cy="1440000"/>
              <wp:effectExtent l="0" t="0" r="4445" b="8255"/>
              <wp:docPr id="1798250484" name="Picture 49" descr="Start Your Own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Start Your Own Busines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19858" cy="1440000"/>
                      </a:xfrm>
                      <a:prstGeom prst="rect">
                        <a:avLst/>
                      </a:prstGeom>
                      <a:noFill/>
                      <a:ln>
                        <a:noFill/>
                      </a:ln>
                    </pic:spPr>
                  </pic:pic>
                </a:graphicData>
              </a:graphic>
            </wp:inline>
          </w:drawing>
        </w:r>
      </w:ins>
    </w:p>
    <w:p w14:paraId="4B5DEEE9" w14:textId="2CD7D951" w:rsidR="001F7090" w:rsidRPr="00A52A4B" w:rsidRDefault="001F7090" w:rsidP="00343491">
      <w:pPr>
        <w:spacing w:after="0" w:line="240" w:lineRule="auto"/>
        <w:rPr>
          <w:ins w:id="243" w:author="Dionne Solomons" w:date="2026-10-20T17:44:00Z" w16du:dateUtc="2026-10-20T15:44:00Z"/>
        </w:rPr>
      </w:pPr>
      <w:ins w:id="244" w:author="Dionne Solomons" w:date="2026-10-20T17:44:00Z" w16du:dateUtc="2026-10-20T15:44:00Z">
        <w:r w:rsidRPr="00A52A4B">
          <w:rPr>
            <w:b/>
            <w:bCs/>
          </w:rPr>
          <w:t>Start Your Own Business</w:t>
        </w:r>
        <w:r>
          <w:rPr>
            <w:b/>
            <w:bCs/>
          </w:rPr>
          <w:t xml:space="preserve"> </w:t>
        </w:r>
        <w:r w:rsidRPr="00A52A4B">
          <w:t>Participants complete the NYDA five-day Start Your Own Business training.</w:t>
        </w:r>
      </w:ins>
    </w:p>
    <w:p w14:paraId="5F4905BC" w14:textId="5C1B223D" w:rsidR="001F7090" w:rsidDel="00574B63" w:rsidRDefault="001F7090" w:rsidP="00A52A4B">
      <w:pPr>
        <w:rPr>
          <w:del w:id="245" w:author="Dionne Solomons" w:date="2026-10-20T20:12:00Z" w16du:dateUtc="2026-10-20T18:12:00Z"/>
        </w:rPr>
      </w:pPr>
    </w:p>
    <w:p w14:paraId="45364CCE" w14:textId="77777777" w:rsidR="007103A5" w:rsidRDefault="007103A5" w:rsidP="007103A5">
      <w:pPr>
        <w:jc w:val="center"/>
      </w:pPr>
    </w:p>
    <w:p w14:paraId="55512AE9" w14:textId="77777777" w:rsidR="00574B63" w:rsidRDefault="00574B63" w:rsidP="00574B63">
      <w:pPr>
        <w:jc w:val="center"/>
        <w:rPr>
          <w:ins w:id="246" w:author="Dionne Solomons" w:date="2026-10-20T20:11:00Z" w16du:dateUtc="2026-10-20T18:11:00Z"/>
        </w:rPr>
      </w:pPr>
      <w:ins w:id="247" w:author="Dionne Solomons" w:date="2026-10-20T20:11:00Z" w16du:dateUtc="2026-10-20T18:11:00Z">
        <w:r>
          <w:t>-------------------------------------------------------</w:t>
        </w:r>
      </w:ins>
    </w:p>
    <w:p w14:paraId="1B46C94E" w14:textId="2D0A684B" w:rsidR="007103A5" w:rsidDel="00574B63" w:rsidRDefault="007103A5" w:rsidP="007103A5">
      <w:pPr>
        <w:jc w:val="center"/>
        <w:rPr>
          <w:del w:id="248" w:author="Dionne Solomons" w:date="2026-10-20T20:12:00Z" w16du:dateUtc="2026-10-20T18:12:00Z"/>
        </w:rPr>
      </w:pPr>
    </w:p>
    <w:p w14:paraId="2146BBA7" w14:textId="4F2D6349" w:rsidR="00A52A4B" w:rsidRDefault="007103A5" w:rsidP="007103A5">
      <w:pPr>
        <w:jc w:val="center"/>
      </w:pPr>
      <w:r>
        <w:t>PARTICIPANT SUPPORT NETWORK</w:t>
      </w:r>
    </w:p>
    <w:p w14:paraId="5461803B" w14:textId="77777777" w:rsidR="007103A5" w:rsidRPr="007103A5" w:rsidRDefault="007103A5" w:rsidP="007103A5">
      <w:pPr>
        <w:rPr>
          <w:b/>
          <w:bCs/>
        </w:rPr>
      </w:pPr>
      <w:r w:rsidRPr="007103A5">
        <w:rPr>
          <w:b/>
          <w:bCs/>
        </w:rPr>
        <w:t>Department of Social Development</w:t>
      </w:r>
    </w:p>
    <w:p w14:paraId="3B812C41" w14:textId="77777777" w:rsidR="007103A5" w:rsidRPr="007103A5" w:rsidRDefault="007103A5" w:rsidP="007103A5">
      <w:pPr>
        <w:rPr>
          <w:b/>
          <w:bCs/>
        </w:rPr>
      </w:pPr>
      <w:r w:rsidRPr="007103A5">
        <w:rPr>
          <w:b/>
          <w:bCs/>
        </w:rPr>
        <w:t>Government principal, leading the programme</w:t>
      </w:r>
    </w:p>
    <w:p w14:paraId="658B84C4" w14:textId="77777777" w:rsidR="007103A5" w:rsidRPr="007103A5" w:rsidRDefault="00000000" w:rsidP="007103A5">
      <w:r>
        <w:pict w14:anchorId="176D8AA8">
          <v:rect id="_x0000_i1029" style="width:49.5pt;height:1.5pt" o:hrpct="0" o:hralign="center" o:hrstd="t" o:hr="t" fillcolor="#a0a0a0" stroked="f"/>
        </w:pict>
      </w:r>
    </w:p>
    <w:p w14:paraId="5B0B70FD" w14:textId="77777777" w:rsidR="00554D80" w:rsidRPr="00353FB3" w:rsidRDefault="00554D80" w:rsidP="00554D80">
      <w:pPr>
        <w:rPr>
          <w:ins w:id="249" w:author="Dionne Solomons" w:date="2026-10-20T17:51:00Z" w16du:dateUtc="2026-10-20T15:51:00Z"/>
        </w:rPr>
      </w:pPr>
      <w:ins w:id="250" w:author="Dionne Solomons" w:date="2026-10-20T17:51:00Z" w16du:dateUtc="2026-10-20T15:51:00Z">
        <w:r w:rsidRPr="00353FB3">
          <w:t>The National Department of Social Development leads the programme in partnership with its agencies, helping embed the GBL approach within government systems and support its long-term sustainability through public resources.</w:t>
        </w:r>
      </w:ins>
    </w:p>
    <w:p w14:paraId="60FA8E46" w14:textId="77777777" w:rsidR="00554D80" w:rsidRPr="00353FB3" w:rsidRDefault="00554D80" w:rsidP="00554D80">
      <w:pPr>
        <w:rPr>
          <w:ins w:id="251" w:author="Dionne Solomons" w:date="2026-10-20T17:51:00Z" w16du:dateUtc="2026-10-20T15:51:00Z"/>
        </w:rPr>
      </w:pPr>
      <w:ins w:id="252" w:author="Dionne Solomons" w:date="2026-10-20T17:51:00Z" w16du:dateUtc="2026-10-20T15:51:00Z">
        <w:r w:rsidRPr="00353FB3">
          <w:lastRenderedPageBreak/>
          <w:t>At local level, DSD offices and Community Development Practitioners help connect participants to relevant social services. Their involvement is important to extending the approach and supporting its integration into existing service delivery structures.</w:t>
        </w:r>
      </w:ins>
    </w:p>
    <w:p w14:paraId="0730F0A5" w14:textId="77777777" w:rsidR="00554D80" w:rsidRPr="00353FB3" w:rsidRDefault="00554D80" w:rsidP="00554D80">
      <w:pPr>
        <w:rPr>
          <w:ins w:id="253" w:author="Dionne Solomons" w:date="2026-10-20T17:51:00Z" w16du:dateUtc="2026-10-20T15:51:00Z"/>
        </w:rPr>
      </w:pPr>
    </w:p>
    <w:p w14:paraId="34713429" w14:textId="74E8A7BB" w:rsidR="007103A5" w:rsidRPr="007103A5" w:rsidDel="00554D80" w:rsidRDefault="007103A5" w:rsidP="007103A5">
      <w:pPr>
        <w:rPr>
          <w:del w:id="254" w:author="Dionne Solomons" w:date="2026-10-20T17:51:00Z" w16du:dateUtc="2026-10-20T15:51:00Z"/>
        </w:rPr>
      </w:pPr>
      <w:del w:id="255" w:author="Dionne Solomons" w:date="2026-10-20T17:51:00Z" w16du:dateUtc="2026-10-20T15:51:00Z">
        <w:r w:rsidRPr="007103A5" w:rsidDel="00554D80">
          <w:delText>The National Department of Social Development leads the programme together with its agencies. That matters for what happens after the pilot: the model is being built to sit inside government systems and be financed from public expenditure that already exists.</w:delText>
        </w:r>
      </w:del>
    </w:p>
    <w:p w14:paraId="75EAE461" w14:textId="4A633595" w:rsidR="007103A5" w:rsidRPr="007103A5" w:rsidDel="00554D80" w:rsidRDefault="007103A5" w:rsidP="007103A5">
      <w:pPr>
        <w:rPr>
          <w:del w:id="256" w:author="Dionne Solomons" w:date="2026-10-20T17:51:00Z" w16du:dateUtc="2026-10-20T15:51:00Z"/>
        </w:rPr>
      </w:pPr>
      <w:del w:id="257" w:author="Dionne Solomons" w:date="2026-10-20T17:51:00Z" w16du:dateUtc="2026-10-20T15:51:00Z">
        <w:r w:rsidRPr="007103A5" w:rsidDel="00554D80">
          <w:delText xml:space="preserve">At site level, local DSD offices and Community Development Practitioners connect participants to social services </w:delText>
        </w:r>
      </w:del>
      <w:del w:id="258" w:author="Dionne Solomons" w:date="2026-10-20T17:50:00Z" w16du:dateUtc="2026-10-20T15:50:00Z">
        <w:r w:rsidRPr="007103A5" w:rsidDel="008F3ACA">
          <w:delText xml:space="preserve">— </w:delText>
        </w:r>
      </w:del>
      <w:del w:id="259" w:author="Dionne Solomons" w:date="2026-10-20T17:51:00Z" w16du:dateUtc="2026-10-20T15:51:00Z">
        <w:r w:rsidRPr="007103A5" w:rsidDel="00554D80">
          <w:delText>and are the most likely route to taking the approach to scale.</w:delText>
        </w:r>
      </w:del>
    </w:p>
    <w:p w14:paraId="77409635" w14:textId="113F4408" w:rsidR="007103A5" w:rsidRDefault="007103A5" w:rsidP="007103A5">
      <w:hyperlink r:id="rId57" w:tgtFrame="_blank" w:history="1">
        <w:r w:rsidRPr="007103A5">
          <w:rPr>
            <w:rStyle w:val="Hyperlink"/>
            <w:noProof/>
          </w:rPr>
          <w:drawing>
            <wp:inline distT="0" distB="0" distL="0" distR="0" wp14:anchorId="606D18E9" wp14:editId="74663D01">
              <wp:extent cx="5731510" cy="1830070"/>
              <wp:effectExtent l="0" t="0" r="2540" b="0"/>
              <wp:docPr id="1411607665" name="Picture 78" descr="Department of Social Develop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Department of Social Development log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1830070"/>
                      </a:xfrm>
                      <a:prstGeom prst="rect">
                        <a:avLst/>
                      </a:prstGeom>
                      <a:noFill/>
                      <a:ln>
                        <a:noFill/>
                      </a:ln>
                    </pic:spPr>
                  </pic:pic>
                </a:graphicData>
              </a:graphic>
            </wp:inline>
          </w:drawing>
        </w:r>
        <w:r w:rsidRPr="007103A5">
          <w:rPr>
            <w:rStyle w:val="Hyperlink"/>
            <w:b/>
            <w:bCs/>
          </w:rPr>
          <w:t>Visit partner website</w:t>
        </w:r>
        <w:r w:rsidRPr="007103A5">
          <w:rPr>
            <w:rStyle w:val="Hyperlink"/>
          </w:rPr>
          <w:t>www.dsd.gov.za/</w:t>
        </w:r>
      </w:hyperlink>
      <w:r w:rsidRPr="007103A5">
        <w:t>Visit the DSD website</w:t>
      </w:r>
    </w:p>
    <w:p w14:paraId="4EF5EE55" w14:textId="77777777" w:rsidR="007103A5" w:rsidRDefault="007103A5" w:rsidP="007103A5"/>
    <w:p w14:paraId="6C1629F9" w14:textId="77777777" w:rsidR="007103A5" w:rsidRPr="007103A5" w:rsidRDefault="007103A5" w:rsidP="007103A5">
      <w:pPr>
        <w:rPr>
          <w:b/>
          <w:bCs/>
        </w:rPr>
      </w:pPr>
      <w:r w:rsidRPr="007103A5">
        <w:rPr>
          <w:b/>
          <w:bCs/>
        </w:rPr>
        <w:t>South African Social Security Agency</w:t>
      </w:r>
    </w:p>
    <w:p w14:paraId="2955179D" w14:textId="77777777" w:rsidR="007103A5" w:rsidRPr="007103A5" w:rsidRDefault="007103A5" w:rsidP="007103A5">
      <w:pPr>
        <w:rPr>
          <w:b/>
          <w:bCs/>
        </w:rPr>
      </w:pPr>
      <w:r w:rsidRPr="007103A5">
        <w:rPr>
          <w:b/>
          <w:bCs/>
        </w:rPr>
        <w:t>Administers social grants and identifies participants</w:t>
      </w:r>
    </w:p>
    <w:p w14:paraId="4077BA14" w14:textId="77777777" w:rsidR="007103A5" w:rsidRPr="007103A5" w:rsidRDefault="00000000" w:rsidP="007103A5">
      <w:r>
        <w:pict w14:anchorId="3CD149AC">
          <v:rect id="_x0000_i1030" style="width:49.5pt;height:1.5pt" o:hrpct="0" o:hralign="center" o:hrstd="t" o:hr="t" fillcolor="#a0a0a0" stroked="f"/>
        </w:pict>
      </w:r>
    </w:p>
    <w:p w14:paraId="4C2A5526" w14:textId="0196D597" w:rsidR="007103A5" w:rsidRPr="007103A5" w:rsidRDefault="007103A5" w:rsidP="007103A5">
      <w:r w:rsidRPr="007103A5">
        <w:t xml:space="preserve">SASSA administers South Africa’s social grants and helps identify grant recipients the programme can work with. Its community outreach </w:t>
      </w:r>
      <w:del w:id="260" w:author="Dionne Solomons" w:date="2026-10-20T17:50:00Z" w16du:dateUtc="2026-10-20T15:50:00Z">
        <w:r w:rsidRPr="007103A5" w:rsidDel="008F3ACA">
          <w:delText>is also how participants reach services they had not been able to access</w:delText>
        </w:r>
      </w:del>
      <w:ins w:id="261" w:author="Dionne Solomons" w:date="2026-10-20T17:50:00Z" w16du:dateUtc="2026-10-20T15:50:00Z">
        <w:r w:rsidR="008F3ACA">
          <w:t>also helps participants access services they could not reach</w:t>
        </w:r>
      </w:ins>
      <w:r w:rsidRPr="007103A5">
        <w:t xml:space="preserve"> on their own.</w:t>
      </w:r>
    </w:p>
    <w:p w14:paraId="603E0F42" w14:textId="64F6FB1C" w:rsidR="007103A5" w:rsidRDefault="007103A5" w:rsidP="007103A5">
      <w:hyperlink r:id="rId59" w:tgtFrame="_blank" w:history="1">
        <w:r w:rsidRPr="007103A5">
          <w:rPr>
            <w:rStyle w:val="Hyperlink"/>
            <w:noProof/>
          </w:rPr>
          <w:drawing>
            <wp:inline distT="0" distB="0" distL="0" distR="0" wp14:anchorId="440417E9" wp14:editId="7544A190">
              <wp:extent cx="1593850" cy="1543050"/>
              <wp:effectExtent l="0" t="0" r="6350" b="0"/>
              <wp:docPr id="1001582333" name="Picture 80" descr="South African Social Security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South African Social Security Agency log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93850" cy="1543050"/>
                      </a:xfrm>
                      <a:prstGeom prst="rect">
                        <a:avLst/>
                      </a:prstGeom>
                      <a:noFill/>
                      <a:ln>
                        <a:noFill/>
                      </a:ln>
                    </pic:spPr>
                  </pic:pic>
                </a:graphicData>
              </a:graphic>
            </wp:inline>
          </w:drawing>
        </w:r>
        <w:r w:rsidRPr="007103A5">
          <w:rPr>
            <w:rStyle w:val="Hyperlink"/>
            <w:b/>
            <w:bCs/>
          </w:rPr>
          <w:t>Visit partner website</w:t>
        </w:r>
        <w:r w:rsidRPr="007103A5">
          <w:rPr>
            <w:rStyle w:val="Hyperlink"/>
          </w:rPr>
          <w:t>www.sassa.gov.za/</w:t>
        </w:r>
      </w:hyperlink>
    </w:p>
    <w:p w14:paraId="6F522F55" w14:textId="77777777" w:rsidR="007103A5" w:rsidRPr="007103A5" w:rsidRDefault="007103A5" w:rsidP="007103A5">
      <w:pPr>
        <w:rPr>
          <w:b/>
          <w:bCs/>
        </w:rPr>
      </w:pPr>
      <w:r w:rsidRPr="007103A5">
        <w:rPr>
          <w:b/>
          <w:bCs/>
        </w:rPr>
        <w:t>National Development Agency</w:t>
      </w:r>
    </w:p>
    <w:p w14:paraId="3EEECC69" w14:textId="77777777" w:rsidR="007103A5" w:rsidRPr="007103A5" w:rsidRDefault="007103A5" w:rsidP="007103A5">
      <w:pPr>
        <w:rPr>
          <w:b/>
          <w:bCs/>
        </w:rPr>
      </w:pPr>
      <w:r w:rsidRPr="007103A5">
        <w:rPr>
          <w:b/>
          <w:bCs/>
        </w:rPr>
        <w:t>Agency partner supporting delivery</w:t>
      </w:r>
    </w:p>
    <w:p w14:paraId="6A24ADC9" w14:textId="77777777" w:rsidR="007103A5" w:rsidRPr="007103A5" w:rsidRDefault="00000000" w:rsidP="007103A5">
      <w:r>
        <w:pict w14:anchorId="315B24BB">
          <v:rect id="_x0000_i1031" style="width:49.5pt;height:1.5pt" o:hrpct="0" o:hralign="center" o:hrstd="t" o:hr="t" fillcolor="#a0a0a0" stroked="f"/>
        </w:pict>
      </w:r>
    </w:p>
    <w:p w14:paraId="1C2BE977" w14:textId="77777777" w:rsidR="007103A5" w:rsidRPr="007103A5" w:rsidRDefault="007103A5" w:rsidP="007103A5">
      <w:r w:rsidRPr="007103A5">
        <w:t>The National Development Agency supports training, enterprise development and delivery at site level as one of the programme’s agency partners.</w:t>
      </w:r>
    </w:p>
    <w:p w14:paraId="4596E12D" w14:textId="2E6B3CD2" w:rsidR="007103A5" w:rsidRDefault="007103A5" w:rsidP="007103A5">
      <w:hyperlink r:id="rId61" w:tgtFrame="_blank" w:history="1">
        <w:r w:rsidRPr="007103A5">
          <w:rPr>
            <w:rStyle w:val="Hyperlink"/>
            <w:noProof/>
          </w:rPr>
          <w:drawing>
            <wp:inline distT="0" distB="0" distL="0" distR="0" wp14:anchorId="109CED8F" wp14:editId="0648B598">
              <wp:extent cx="1047750" cy="1936750"/>
              <wp:effectExtent l="0" t="0" r="0" b="6350"/>
              <wp:docPr id="585130856" name="Picture 82" descr="National Development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National Development Agency log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47750" cy="1936750"/>
                      </a:xfrm>
                      <a:prstGeom prst="rect">
                        <a:avLst/>
                      </a:prstGeom>
                      <a:noFill/>
                      <a:ln>
                        <a:noFill/>
                      </a:ln>
                    </pic:spPr>
                  </pic:pic>
                </a:graphicData>
              </a:graphic>
            </wp:inline>
          </w:drawing>
        </w:r>
        <w:r w:rsidRPr="007103A5">
          <w:rPr>
            <w:rStyle w:val="Hyperlink"/>
            <w:b/>
            <w:bCs/>
          </w:rPr>
          <w:t>Visit partner website</w:t>
        </w:r>
        <w:r w:rsidRPr="007103A5">
          <w:rPr>
            <w:rStyle w:val="Hyperlink"/>
          </w:rPr>
          <w:t>www.nda.org.za/</w:t>
        </w:r>
      </w:hyperlink>
    </w:p>
    <w:p w14:paraId="6DA4A043" w14:textId="77777777" w:rsidR="007103A5" w:rsidRPr="007103A5" w:rsidRDefault="007103A5" w:rsidP="007103A5">
      <w:pPr>
        <w:rPr>
          <w:b/>
          <w:bCs/>
        </w:rPr>
      </w:pPr>
      <w:r w:rsidRPr="007103A5">
        <w:rPr>
          <w:b/>
          <w:bCs/>
        </w:rPr>
        <w:t>BRAC International</w:t>
      </w:r>
    </w:p>
    <w:p w14:paraId="5FA50DEB" w14:textId="6F0B9B20" w:rsidR="007103A5" w:rsidRPr="007103A5" w:rsidRDefault="007103A5" w:rsidP="007103A5">
      <w:pPr>
        <w:rPr>
          <w:b/>
          <w:bCs/>
        </w:rPr>
      </w:pPr>
      <w:r w:rsidRPr="007103A5">
        <w:rPr>
          <w:b/>
          <w:bCs/>
        </w:rPr>
        <w:t>The Graduation approach</w:t>
      </w:r>
      <w:del w:id="262" w:author="Dionne Solomons" w:date="2026-10-20T17:54:00Z" w16du:dateUtc="2026-10-20T15:54:00Z">
        <w:r w:rsidRPr="007103A5" w:rsidDel="003312F4">
          <w:rPr>
            <w:b/>
            <w:bCs/>
          </w:rPr>
          <w:delText>,</w:delText>
        </w:r>
      </w:del>
      <w:r w:rsidRPr="007103A5">
        <w:rPr>
          <w:b/>
          <w:bCs/>
        </w:rPr>
        <w:t xml:space="preserve"> and technical support</w:t>
      </w:r>
    </w:p>
    <w:p w14:paraId="5A13D9A5" w14:textId="77777777" w:rsidR="007103A5" w:rsidRPr="007103A5" w:rsidRDefault="00000000" w:rsidP="007103A5">
      <w:r>
        <w:pict w14:anchorId="271AEA6D">
          <v:rect id="_x0000_i1032" style="width:49.5pt;height:1.5pt" o:hrpct="0" o:hralign="center" o:hrstd="t" o:hr="t" fillcolor="#a0a0a0" stroked="f"/>
        </w:pict>
      </w:r>
    </w:p>
    <w:p w14:paraId="469170A6" w14:textId="2945F7FD" w:rsidR="007103A5" w:rsidRPr="007103A5" w:rsidRDefault="007103A5" w:rsidP="007103A5">
      <w:r w:rsidRPr="007103A5">
        <w:t xml:space="preserve">BRAC International </w:t>
      </w:r>
      <w:del w:id="263" w:author="Dionne Solomons" w:date="2026-10-20T17:53:00Z" w16du:dateUtc="2026-10-20T15:53:00Z">
        <w:r w:rsidRPr="007103A5" w:rsidDel="007341E9">
          <w:delText xml:space="preserve">supports </w:delText>
        </w:r>
      </w:del>
      <w:ins w:id="264" w:author="Dionne Solomons" w:date="2026-10-20T17:53:00Z" w16du:dateUtc="2026-10-20T15:53:00Z">
        <w:r w:rsidR="007341E9">
          <w:t xml:space="preserve">provides technical support </w:t>
        </w:r>
      </w:ins>
      <w:ins w:id="265" w:author="Dionne Solomons" w:date="2026-10-20T17:55:00Z" w16du:dateUtc="2026-10-20T15:55:00Z">
        <w:r w:rsidR="009C226D">
          <w:t>to</w:t>
        </w:r>
      </w:ins>
      <w:ins w:id="266" w:author="Dionne Solomons" w:date="2026-10-20T17:53:00Z" w16du:dateUtc="2026-10-20T15:53:00Z">
        <w:r w:rsidR="007341E9" w:rsidRPr="007103A5">
          <w:t xml:space="preserve"> </w:t>
        </w:r>
      </w:ins>
      <w:r w:rsidRPr="007103A5">
        <w:t xml:space="preserve">the programme and brings the Graduation approach that GBL adapts to the South African context. </w:t>
      </w:r>
      <w:del w:id="267" w:author="Dionne Solomons" w:date="2026-10-20T17:55:00Z" w16du:dateUtc="2026-10-20T15:55:00Z">
        <w:r w:rsidRPr="007103A5" w:rsidDel="00E300A7">
          <w:delText xml:space="preserve">It </w:delText>
        </w:r>
      </w:del>
      <w:ins w:id="268" w:author="Dionne Solomons" w:date="2026-10-20T17:55:00Z" w16du:dateUtc="2026-10-20T15:55:00Z">
        <w:r w:rsidR="00E300A7">
          <w:t>This includes</w:t>
        </w:r>
      </w:ins>
      <w:del w:id="269" w:author="Dionne Solomons" w:date="2026-10-20T17:55:00Z" w16du:dateUtc="2026-10-20T15:55:00Z">
        <w:r w:rsidRPr="007103A5" w:rsidDel="00E300A7">
          <w:delText xml:space="preserve">provides </w:delText>
        </w:r>
      </w:del>
      <w:ins w:id="270" w:author="Dionne Solomons" w:date="2026-10-20T17:55:00Z" w16du:dateUtc="2026-10-20T15:55:00Z">
        <w:r w:rsidR="00E300A7" w:rsidRPr="007103A5">
          <w:t xml:space="preserve"> </w:t>
        </w:r>
      </w:ins>
      <w:del w:id="271" w:author="Dionne Solomons" w:date="2026-10-20T17:55:00Z" w16du:dateUtc="2026-10-20T15:55:00Z">
        <w:r w:rsidRPr="007103A5" w:rsidDel="00E300A7">
          <w:delText>technical</w:delText>
        </w:r>
      </w:del>
      <w:ins w:id="272" w:author="Dionne Solomons" w:date="2026-10-20T17:55:00Z" w16du:dateUtc="2026-10-20T15:55:00Z">
        <w:r w:rsidR="00E300A7">
          <w:t>programme design</w:t>
        </w:r>
      </w:ins>
      <w:r w:rsidRPr="007103A5">
        <w:t>, monitoring and learning support.</w:t>
      </w:r>
    </w:p>
    <w:p w14:paraId="549B64BF" w14:textId="106DD3FC" w:rsidR="007103A5" w:rsidRPr="007103A5" w:rsidRDefault="007103A5" w:rsidP="007103A5">
      <w:r w:rsidRPr="007103A5">
        <w:t xml:space="preserve">The approach combines four things at once </w:t>
      </w:r>
      <w:del w:id="273" w:author="Dionne Solomons" w:date="2026-10-20T17:53:00Z" w16du:dateUtc="2026-10-20T15:53:00Z">
        <w:r w:rsidRPr="007103A5" w:rsidDel="003312F4">
          <w:delText xml:space="preserve">— </w:delText>
        </w:r>
      </w:del>
      <w:ins w:id="274" w:author="Dionne Solomons" w:date="2026-10-20T17:53:00Z" w16du:dateUtc="2026-10-20T15:53:00Z">
        <w:r w:rsidR="003312F4">
          <w:t>–</w:t>
        </w:r>
        <w:r w:rsidR="003312F4" w:rsidRPr="007103A5">
          <w:t xml:space="preserve"> </w:t>
        </w:r>
      </w:ins>
      <w:r w:rsidRPr="007103A5">
        <w:t>coaching, social empowerment, livelihood promotion and financial inclusion</w:t>
      </w:r>
      <w:ins w:id="275" w:author="Dionne Solomons" w:date="2026-10-20T17:56:00Z" w16du:dateUtc="2026-10-20T15:56:00Z">
        <w:r w:rsidR="00B81019">
          <w:t>. By integrating these four components</w:t>
        </w:r>
      </w:ins>
      <w:ins w:id="276" w:author="Dionne Solomons" w:date="2026-10-20T17:57:00Z" w16du:dateUtc="2026-10-20T15:57:00Z">
        <w:r w:rsidR="003A0D03">
          <w:t xml:space="preserve"> systematically</w:t>
        </w:r>
      </w:ins>
      <w:ins w:id="277" w:author="Dionne Solomons" w:date="2026-10-20T17:56:00Z" w16du:dateUtc="2026-10-20T15:56:00Z">
        <w:r w:rsidR="000B29C8">
          <w:t xml:space="preserve">, </w:t>
        </w:r>
      </w:ins>
      <w:ins w:id="278" w:author="Dionne Solomons" w:date="2026-10-20T17:57:00Z" w16du:dateUtc="2026-10-20T15:57:00Z">
        <w:r w:rsidR="000B29C8">
          <w:t>the approach helps participants make more sustainable progress towards improved livelihoods.</w:t>
        </w:r>
      </w:ins>
      <w:del w:id="279" w:author="Dionne Solomons" w:date="2026-10-20T17:57:00Z" w16du:dateUtc="2026-10-20T15:57:00Z">
        <w:r w:rsidRPr="007103A5" w:rsidDel="000B29C8">
          <w:delText xml:space="preserve"> </w:delText>
        </w:r>
      </w:del>
      <w:del w:id="280" w:author="Dionne Solomons" w:date="2026-10-20T17:53:00Z" w16du:dateUtc="2026-10-20T15:53:00Z">
        <w:r w:rsidRPr="007103A5" w:rsidDel="003312F4">
          <w:delText>—</w:delText>
        </w:r>
      </w:del>
      <w:del w:id="281" w:author="Dionne Solomons" w:date="2026-10-20T17:57:00Z" w16du:dateUtc="2026-10-20T15:57:00Z">
        <w:r w:rsidRPr="007103A5" w:rsidDel="000B29C8">
          <w:delText xml:space="preserve"> on the argument that any one of them delivered alone tends not to hold.</w:delText>
        </w:r>
      </w:del>
    </w:p>
    <w:p w14:paraId="46B4D6CF" w14:textId="70BF33D7" w:rsidR="007103A5" w:rsidRDefault="007103A5" w:rsidP="007103A5">
      <w:hyperlink r:id="rId63" w:tgtFrame="_blank" w:history="1">
        <w:r w:rsidRPr="007103A5">
          <w:rPr>
            <w:rStyle w:val="Hyperlink"/>
            <w:noProof/>
          </w:rPr>
          <w:drawing>
            <wp:inline distT="0" distB="0" distL="0" distR="0" wp14:anchorId="4EA01078" wp14:editId="19446ABA">
              <wp:extent cx="2184400" cy="742950"/>
              <wp:effectExtent l="0" t="0" r="6350" b="0"/>
              <wp:docPr id="1577783219" name="Picture 84" descr="BRAC Internatio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BRAC International log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184400" cy="742950"/>
                      </a:xfrm>
                      <a:prstGeom prst="rect">
                        <a:avLst/>
                      </a:prstGeom>
                      <a:noFill/>
                      <a:ln>
                        <a:noFill/>
                      </a:ln>
                    </pic:spPr>
                  </pic:pic>
                </a:graphicData>
              </a:graphic>
            </wp:inline>
          </w:drawing>
        </w:r>
        <w:r w:rsidRPr="007103A5">
          <w:rPr>
            <w:rStyle w:val="Hyperlink"/>
            <w:b/>
            <w:bCs/>
          </w:rPr>
          <w:t>Visit partner website</w:t>
        </w:r>
        <w:r w:rsidRPr="007103A5">
          <w:rPr>
            <w:rStyle w:val="Hyperlink"/>
          </w:rPr>
          <w:t>www.bracinternational.org/</w:t>
        </w:r>
      </w:hyperlink>
    </w:p>
    <w:p w14:paraId="531B15A4" w14:textId="77777777" w:rsidR="007103A5" w:rsidRPr="007103A5" w:rsidRDefault="007103A5" w:rsidP="007103A5">
      <w:pPr>
        <w:rPr>
          <w:b/>
          <w:bCs/>
        </w:rPr>
      </w:pPr>
      <w:r w:rsidRPr="007103A5">
        <w:rPr>
          <w:b/>
          <w:bCs/>
        </w:rPr>
        <w:t>FinMark Trust</w:t>
      </w:r>
    </w:p>
    <w:p w14:paraId="511A1CCD" w14:textId="172AEFE3" w:rsidR="007103A5" w:rsidRPr="007103A5" w:rsidRDefault="007103A5" w:rsidP="007103A5">
      <w:pPr>
        <w:rPr>
          <w:b/>
          <w:bCs/>
        </w:rPr>
      </w:pPr>
      <w:r w:rsidRPr="007103A5">
        <w:rPr>
          <w:b/>
          <w:bCs/>
        </w:rPr>
        <w:t xml:space="preserve">Implements the </w:t>
      </w:r>
      <w:del w:id="282" w:author="Dionne Solomons" w:date="2026-10-20T21:05:00Z" w16du:dateUtc="2026-10-20T19:05:00Z">
        <w:r w:rsidRPr="007103A5" w:rsidDel="00902F7C">
          <w:rPr>
            <w:b/>
            <w:bCs/>
          </w:rPr>
          <w:delText xml:space="preserve">pilot </w:delText>
        </w:r>
      </w:del>
      <w:ins w:id="283" w:author="Dionne Solomons" w:date="2026-10-20T21:05:00Z" w16du:dateUtc="2026-10-20T19:05:00Z">
        <w:r w:rsidR="00902F7C">
          <w:rPr>
            <w:b/>
            <w:bCs/>
          </w:rPr>
          <w:t>project</w:t>
        </w:r>
        <w:r w:rsidR="00902F7C" w:rsidRPr="007103A5">
          <w:rPr>
            <w:b/>
            <w:bCs/>
          </w:rPr>
          <w:t xml:space="preserve"> </w:t>
        </w:r>
      </w:ins>
      <w:r w:rsidRPr="007103A5">
        <w:rPr>
          <w:b/>
          <w:bCs/>
        </w:rPr>
        <w:t>and connects delivery to evidence and policy</w:t>
      </w:r>
    </w:p>
    <w:p w14:paraId="71CFD7B6" w14:textId="77777777" w:rsidR="007103A5" w:rsidRPr="007103A5" w:rsidRDefault="00000000" w:rsidP="007103A5">
      <w:r>
        <w:pict w14:anchorId="0B4413E9">
          <v:rect id="_x0000_i1033" style="width:49.5pt;height:1.5pt" o:hrpct="0" o:hralign="center" o:hrstd="t" o:hr="t" fillcolor="#a0a0a0" stroked="f"/>
        </w:pict>
      </w:r>
    </w:p>
    <w:p w14:paraId="4D9348E4" w14:textId="74ED34A5" w:rsidR="007103A5" w:rsidRPr="007103A5" w:rsidRDefault="007103A5" w:rsidP="007103A5">
      <w:r w:rsidRPr="007103A5">
        <w:t xml:space="preserve">FinMark Trust implements the </w:t>
      </w:r>
      <w:del w:id="284" w:author="Dionne Solomons" w:date="2026-10-20T21:05:00Z" w16du:dateUtc="2026-10-20T19:05:00Z">
        <w:r w:rsidRPr="007103A5" w:rsidDel="00902F7C">
          <w:delText>pilot</w:delText>
        </w:r>
      </w:del>
      <w:ins w:id="285" w:author="Dionne Solomons" w:date="2026-10-20T21:05:00Z" w16du:dateUtc="2026-10-20T19:05:00Z">
        <w:r w:rsidR="00902F7C">
          <w:t>project</w:t>
        </w:r>
      </w:ins>
      <w:r w:rsidRPr="007103A5">
        <w:t>, coordinates delivery across sites, supports the Linkages Facilitators and manages the programme’s implementation and learning systems.</w:t>
      </w:r>
    </w:p>
    <w:p w14:paraId="266042B3" w14:textId="56B5EC3E" w:rsidR="007103A5" w:rsidRPr="007103A5" w:rsidRDefault="007103A5" w:rsidP="007103A5">
      <w:del w:id="286" w:author="Dionne Solomons" w:date="2026-10-20T17:58:00Z" w16du:dateUtc="2026-10-20T15:58:00Z">
        <w:r w:rsidRPr="007103A5" w:rsidDel="003A0D03">
          <w:delText>The evidence emerging</w:delText>
        </w:r>
      </w:del>
      <w:ins w:id="287" w:author="Dionne Solomons" w:date="2026-10-20T17:58:00Z" w16du:dateUtc="2026-10-20T15:58:00Z">
        <w:r w:rsidR="003A0D03">
          <w:t>Evidence</w:t>
        </w:r>
      </w:ins>
      <w:r w:rsidRPr="007103A5">
        <w:t xml:space="preserve"> from participant progress and implementation experience informs policy conversations about livelihood-focused social protection.</w:t>
      </w:r>
    </w:p>
    <w:p w14:paraId="353F1C65" w14:textId="2F48760F" w:rsidR="007103A5" w:rsidRDefault="007103A5" w:rsidP="007103A5">
      <w:hyperlink r:id="rId65" w:tgtFrame="_blank" w:history="1">
        <w:r w:rsidRPr="007103A5">
          <w:rPr>
            <w:rStyle w:val="Hyperlink"/>
            <w:noProof/>
          </w:rPr>
          <w:drawing>
            <wp:inline distT="0" distB="0" distL="0" distR="0" wp14:anchorId="4DBC7D2D" wp14:editId="20E5E9D6">
              <wp:extent cx="5731510" cy="1445260"/>
              <wp:effectExtent l="0" t="0" r="2540" b="2540"/>
              <wp:docPr id="717686057" name="Picture 86" descr="FinMark Tr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FinMark Trust log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1445260"/>
                      </a:xfrm>
                      <a:prstGeom prst="rect">
                        <a:avLst/>
                      </a:prstGeom>
                      <a:noFill/>
                      <a:ln>
                        <a:noFill/>
                      </a:ln>
                    </pic:spPr>
                  </pic:pic>
                </a:graphicData>
              </a:graphic>
            </wp:inline>
          </w:drawing>
        </w:r>
        <w:r w:rsidRPr="007103A5">
          <w:rPr>
            <w:rStyle w:val="Hyperlink"/>
            <w:b/>
            <w:bCs/>
          </w:rPr>
          <w:t>Visit partner website</w:t>
        </w:r>
        <w:r w:rsidRPr="007103A5">
          <w:rPr>
            <w:rStyle w:val="Hyperlink"/>
          </w:rPr>
          <w:t>finmark.org.za/</w:t>
        </w:r>
      </w:hyperlink>
    </w:p>
    <w:p w14:paraId="1DE1A85C" w14:textId="77777777" w:rsidR="007103A5" w:rsidRDefault="007103A5" w:rsidP="007103A5"/>
    <w:p w14:paraId="5CD379EA" w14:textId="77777777" w:rsidR="007103A5" w:rsidRPr="007103A5" w:rsidRDefault="007103A5" w:rsidP="007103A5">
      <w:pPr>
        <w:rPr>
          <w:b/>
          <w:bCs/>
        </w:rPr>
      </w:pPr>
      <w:r w:rsidRPr="007103A5">
        <w:rPr>
          <w:b/>
          <w:bCs/>
        </w:rPr>
        <w:t>Implementation partners</w:t>
      </w:r>
    </w:p>
    <w:p w14:paraId="37F8F7D3" w14:textId="77777777" w:rsidR="007103A5" w:rsidRPr="007103A5" w:rsidRDefault="007103A5" w:rsidP="007103A5">
      <w:pPr>
        <w:rPr>
          <w:b/>
          <w:bCs/>
        </w:rPr>
      </w:pPr>
      <w:r w:rsidRPr="007103A5">
        <w:rPr>
          <w:b/>
          <w:bCs/>
        </w:rPr>
        <w:t>Partners translating livelihood plans into tangible opportunities</w:t>
      </w:r>
    </w:p>
    <w:p w14:paraId="6548301E" w14:textId="77777777" w:rsidR="007103A5" w:rsidRPr="007103A5" w:rsidRDefault="00000000" w:rsidP="007103A5">
      <w:r>
        <w:pict w14:anchorId="39F7A130">
          <v:rect id="_x0000_i1034" style="width:49.5pt;height:1.5pt" o:hrpct="0" o:hralign="center" o:hrstd="t" o:hr="t" fillcolor="#a0a0a0" stroked="f"/>
        </w:pict>
      </w:r>
    </w:p>
    <w:p w14:paraId="1D6AE044" w14:textId="75C423E4" w:rsidR="007103A5" w:rsidRPr="007103A5" w:rsidRDefault="007103A5" w:rsidP="007103A5">
      <w:r w:rsidRPr="007103A5">
        <w:t xml:space="preserve">GBL works with a growing network of national and local partners who contribute practical support across the </w:t>
      </w:r>
      <w:del w:id="288" w:author="Dionne Solomons" w:date="2026-10-20T21:05:00Z" w16du:dateUtc="2026-10-20T19:05:00Z">
        <w:r w:rsidRPr="007103A5" w:rsidDel="00902F7C">
          <w:delText xml:space="preserve">pilot </w:delText>
        </w:r>
      </w:del>
      <w:r w:rsidRPr="007103A5">
        <w:t>sites. Their support includes skills development, employment pathways, enterprise assistance, productive assets, funding, market access and community-based services.</w:t>
      </w:r>
    </w:p>
    <w:p w14:paraId="282A63BA" w14:textId="6277FD28" w:rsidR="007103A5" w:rsidRPr="007103A5" w:rsidRDefault="007103A5" w:rsidP="007103A5">
      <w:r w:rsidRPr="007103A5">
        <w:t>Contributing partners include the National Youth Development Agency, Harambee Youth Employment Accelerator, HOPE Worldwide South Africa</w:t>
      </w:r>
      <w:del w:id="289" w:author="Dionne Solomons" w:date="2026-10-20T17:58:00Z" w16du:dateUtc="2026-10-20T15:58:00Z">
        <w:r w:rsidRPr="007103A5" w:rsidDel="003A0D03">
          <w:delText xml:space="preserve"> and the National Home Builders Registration Council, alongside other national, provincial</w:delText>
        </w:r>
      </w:del>
      <w:ins w:id="290" w:author="Dionne Solomons" w:date="2026-10-20T17:58:00Z" w16du:dateUtc="2026-10-20T15:58:00Z">
        <w:r w:rsidR="003A0D03">
          <w:t>, and the National Home Builders Registration Council, along with other national, provincial,</w:t>
        </w:r>
      </w:ins>
      <w:r w:rsidRPr="007103A5">
        <w:t xml:space="preserve"> and community-based organisations.</w:t>
      </w:r>
    </w:p>
    <w:p w14:paraId="7D4093EF" w14:textId="77777777" w:rsidR="007103A5" w:rsidRPr="007103A5" w:rsidRDefault="007103A5" w:rsidP="007103A5">
      <w:r w:rsidRPr="007103A5">
        <w:t>Prospective partners are invited to connect with our National Business Development Manager to explore opportunities to support employment placements, skills training, enterprise development, funding, productive assets, market access or technical expertise.</w:t>
      </w:r>
    </w:p>
    <w:p w14:paraId="31782EF6" w14:textId="77777777" w:rsidR="007103A5" w:rsidRPr="007103A5" w:rsidRDefault="007103A5" w:rsidP="007103A5">
      <w:pPr>
        <w:rPr>
          <w:b/>
          <w:bCs/>
        </w:rPr>
      </w:pPr>
      <w:r w:rsidRPr="007103A5">
        <w:rPr>
          <w:b/>
          <w:bCs/>
        </w:rPr>
        <w:t>Partnership contact</w:t>
      </w:r>
    </w:p>
    <w:p w14:paraId="6AAE6603" w14:textId="09937482" w:rsidR="007103A5" w:rsidRPr="007103A5" w:rsidRDefault="007103A5" w:rsidP="007103A5">
      <w:r w:rsidRPr="007103A5">
        <w:rPr>
          <w:noProof/>
        </w:rPr>
        <w:drawing>
          <wp:inline distT="0" distB="0" distL="0" distR="0" wp14:anchorId="6BEF77CA" wp14:editId="73B6C621">
            <wp:extent cx="1800000" cy="1800000"/>
            <wp:effectExtent l="0" t="0" r="0" b="0"/>
            <wp:docPr id="246589340" name="Picture 88" descr="Portrait of Matsiedi Maleb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Portrait of Matsiedi Malebatso"/>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F8C6857" w14:textId="77777777" w:rsidR="007103A5" w:rsidRPr="007103A5" w:rsidRDefault="007103A5" w:rsidP="007103A5">
      <w:pPr>
        <w:rPr>
          <w:b/>
          <w:bCs/>
        </w:rPr>
      </w:pPr>
      <w:r w:rsidRPr="007103A5">
        <w:rPr>
          <w:b/>
          <w:bCs/>
        </w:rPr>
        <w:t>Matsiedi Malebatso</w:t>
      </w:r>
    </w:p>
    <w:p w14:paraId="088BB6FD" w14:textId="77777777" w:rsidR="007103A5" w:rsidRPr="007103A5" w:rsidRDefault="007103A5" w:rsidP="007103A5">
      <w:r w:rsidRPr="007103A5">
        <w:t>National Business Development Manager</w:t>
      </w:r>
    </w:p>
    <w:p w14:paraId="72F7B22B" w14:textId="77777777" w:rsidR="007103A5" w:rsidRDefault="007103A5" w:rsidP="007103A5">
      <w:hyperlink r:id="rId68" w:history="1">
        <w:r w:rsidRPr="007103A5">
          <w:rPr>
            <w:rStyle w:val="Hyperlink"/>
            <w:b/>
            <w:bCs/>
          </w:rPr>
          <w:t>matsiedim@sassa.gov.za</w:t>
        </w:r>
      </w:hyperlink>
    </w:p>
    <w:p w14:paraId="050AAE22" w14:textId="77777777" w:rsidR="007103A5" w:rsidRDefault="007103A5" w:rsidP="007103A5"/>
    <w:p w14:paraId="4FB3F37A" w14:textId="77777777" w:rsidR="007103A5" w:rsidRPr="007103A5" w:rsidRDefault="007103A5" w:rsidP="007103A5">
      <w:pPr>
        <w:rPr>
          <w:b/>
          <w:bCs/>
        </w:rPr>
      </w:pPr>
      <w:r w:rsidRPr="007103A5">
        <w:rPr>
          <w:b/>
          <w:bCs/>
        </w:rPr>
        <w:t>Training providers and employers</w:t>
      </w:r>
    </w:p>
    <w:p w14:paraId="45907945" w14:textId="77777777" w:rsidR="007103A5" w:rsidRPr="007103A5" w:rsidRDefault="007103A5" w:rsidP="007103A5">
      <w:pPr>
        <w:rPr>
          <w:b/>
          <w:bCs/>
        </w:rPr>
      </w:pPr>
      <w:r w:rsidRPr="007103A5">
        <w:rPr>
          <w:b/>
          <w:bCs/>
        </w:rPr>
        <w:t>Where a qualification or a placement comes from</w:t>
      </w:r>
    </w:p>
    <w:p w14:paraId="52891FC3" w14:textId="77777777" w:rsidR="007103A5" w:rsidRPr="007103A5" w:rsidRDefault="00000000" w:rsidP="007103A5">
      <w:r>
        <w:pict w14:anchorId="07652E75">
          <v:rect id="_x0000_i1035" style="width:49.5pt;height:1.5pt" o:hrpct="0" o:hralign="center" o:hrstd="t" o:hr="t" fillcolor="#a0a0a0" stroked="f"/>
        </w:pict>
      </w:r>
    </w:p>
    <w:p w14:paraId="7194518E" w14:textId="5DF714F6" w:rsidR="007103A5" w:rsidRPr="007103A5" w:rsidRDefault="007103A5" w:rsidP="007103A5">
      <w:r w:rsidRPr="007103A5">
        <w:t>TVET and SETA colleges, accredited training providers, employers and recruitment agencies</w:t>
      </w:r>
      <w:ins w:id="291" w:author="Dionne Solomons" w:date="2026-10-20T18:17:00Z" w16du:dateUtc="2026-10-20T16:17:00Z">
        <w:r w:rsidR="009816DE">
          <w:t xml:space="preserve"> help turn </w:t>
        </w:r>
      </w:ins>
      <w:del w:id="292" w:author="Dionne Solomons" w:date="2026-10-20T18:17:00Z" w16du:dateUtc="2026-10-20T16:17:00Z">
        <w:r w:rsidRPr="007103A5" w:rsidDel="009816DE">
          <w:delText xml:space="preserve">. These </w:delText>
        </w:r>
      </w:del>
      <w:del w:id="293" w:author="Dionne Solomons" w:date="2026-10-20T17:58:00Z" w16du:dateUtc="2026-10-20T15:58:00Z">
        <w:r w:rsidRPr="007103A5" w:rsidDel="003A0D03">
          <w:delText>are the partners that turn an aspiration into a certificate, a placement</w:delText>
        </w:r>
      </w:del>
      <w:ins w:id="294" w:author="Dionne Solomons" w:date="2026-10-20T17:58:00Z" w16du:dateUtc="2026-10-20T15:58:00Z">
        <w:r w:rsidR="003A0D03">
          <w:t>aspiration</w:t>
        </w:r>
      </w:ins>
      <w:ins w:id="295" w:author="Dionne Solomons" w:date="2026-10-20T18:17:00Z" w16du:dateUtc="2026-10-20T16:17:00Z">
        <w:r w:rsidR="009816DE">
          <w:t>s</w:t>
        </w:r>
      </w:ins>
      <w:ins w:id="296" w:author="Dionne Solomons" w:date="2026-10-20T17:58:00Z" w16du:dateUtc="2026-10-20T15:58:00Z">
        <w:r w:rsidR="003A0D03">
          <w:t xml:space="preserve"> into </w:t>
        </w:r>
      </w:ins>
      <w:ins w:id="297" w:author="Dionne Solomons" w:date="2026-10-20T18:17:00Z" w16du:dateUtc="2026-10-20T16:17:00Z">
        <w:r w:rsidR="00DC750F">
          <w:t xml:space="preserve">tangible opportunities, whether through </w:t>
        </w:r>
      </w:ins>
      <w:ins w:id="298" w:author="Dionne Solomons" w:date="2026-10-20T17:58:00Z" w16du:dateUtc="2026-10-20T15:58:00Z">
        <w:r w:rsidR="003A0D03">
          <w:t>certificat</w:t>
        </w:r>
      </w:ins>
      <w:ins w:id="299" w:author="Dionne Solomons" w:date="2026-10-20T18:17:00Z" w16du:dateUtc="2026-10-20T16:17:00Z">
        <w:r w:rsidR="00DC750F">
          <w:t>ion</w:t>
        </w:r>
      </w:ins>
      <w:ins w:id="300" w:author="Dionne Solomons" w:date="2026-10-20T17:58:00Z" w16du:dateUtc="2026-10-20T15:58:00Z">
        <w:r w:rsidR="003A0D03">
          <w:t xml:space="preserve">, </w:t>
        </w:r>
      </w:ins>
      <w:ins w:id="301" w:author="Dionne Solomons" w:date="2026-10-20T18:17:00Z" w16du:dateUtc="2026-10-20T16:17:00Z">
        <w:r w:rsidR="00DC750F">
          <w:t xml:space="preserve">workplace experience, </w:t>
        </w:r>
        <w:r w:rsidR="00645F54">
          <w:t>e</w:t>
        </w:r>
      </w:ins>
      <w:ins w:id="302" w:author="Dionne Solomons" w:date="2026-10-20T18:18:00Z" w16du:dateUtc="2026-10-20T16:18:00Z">
        <w:r w:rsidR="00645F54">
          <w:t xml:space="preserve">mployment </w:t>
        </w:r>
      </w:ins>
      <w:ins w:id="303" w:author="Dionne Solomons" w:date="2026-10-20T17:58:00Z" w16du:dateUtc="2026-10-20T15:58:00Z">
        <w:r w:rsidR="003A0D03">
          <w:t>placement</w:t>
        </w:r>
      </w:ins>
      <w:ins w:id="304" w:author="Dionne Solomons" w:date="2026-10-20T18:18:00Z" w16du:dateUtc="2026-10-20T16:18:00Z">
        <w:r w:rsidR="00645F54">
          <w:t>s</w:t>
        </w:r>
      </w:ins>
      <w:r w:rsidRPr="007103A5">
        <w:t xml:space="preserve"> or</w:t>
      </w:r>
      <w:del w:id="305" w:author="Dionne Solomons" w:date="2026-10-20T18:18:00Z" w16du:dateUtc="2026-10-20T16:18:00Z">
        <w:r w:rsidRPr="007103A5" w:rsidDel="00645F54">
          <w:delText xml:space="preserve"> a</w:delText>
        </w:r>
      </w:del>
      <w:r w:rsidRPr="007103A5">
        <w:t xml:space="preserve"> first contract</w:t>
      </w:r>
      <w:ins w:id="306" w:author="Dionne Solomons" w:date="2026-10-20T18:18:00Z" w16du:dateUtc="2026-10-20T16:18:00Z">
        <w:r w:rsidR="00645F54">
          <w:t>s</w:t>
        </w:r>
      </w:ins>
      <w:r w:rsidRPr="007103A5">
        <w:t>.</w:t>
      </w:r>
    </w:p>
    <w:p w14:paraId="275DFED2" w14:textId="306E432A" w:rsidR="00645F54" w:rsidRPr="00645F54" w:rsidRDefault="00645F54" w:rsidP="00645F54">
      <w:pPr>
        <w:rPr>
          <w:ins w:id="307" w:author="Dionne Solomons" w:date="2026-10-20T18:18:00Z"/>
        </w:rPr>
      </w:pPr>
      <w:ins w:id="308" w:author="Dionne Solomons" w:date="2026-10-20T18:18:00Z">
        <w:r w:rsidRPr="00645F54">
          <w:t xml:space="preserve">Effective partnerships begin with understanding participants’ goals and pathways. </w:t>
        </w:r>
      </w:ins>
      <w:ins w:id="309" w:author="Dionne Solomons" w:date="2026-10-20T18:18:00Z" w16du:dateUtc="2026-10-20T16:18:00Z">
        <w:r>
          <w:t>Coaching builds that understanding</w:t>
        </w:r>
      </w:ins>
      <w:ins w:id="310" w:author="Dionne Solomons" w:date="2026-10-20T18:18:00Z">
        <w:r w:rsidRPr="00645F54">
          <w:t>, making participant support the foundation for meaningful partnerships.</w:t>
        </w:r>
      </w:ins>
    </w:p>
    <w:p w14:paraId="6209ACFE" w14:textId="1FA0E0F7" w:rsidR="007103A5" w:rsidRPr="007103A5" w:rsidDel="00645F54" w:rsidRDefault="007103A5" w:rsidP="007103A5">
      <w:pPr>
        <w:rPr>
          <w:del w:id="311" w:author="Dionne Solomons" w:date="2026-10-20T18:18:00Z" w16du:dateUtc="2026-10-20T16:18:00Z"/>
        </w:rPr>
      </w:pPr>
      <w:del w:id="312" w:author="Dionne Solomons" w:date="2026-10-20T18:18:00Z" w16du:dateUtc="2026-10-20T16:18:00Z">
        <w:r w:rsidRPr="007103A5" w:rsidDel="00645F54">
          <w:delText xml:space="preserve">Knowing which of them to bring to a site starts with knowing what participants there are actually working toward </w:delText>
        </w:r>
      </w:del>
      <w:del w:id="313" w:author="Dionne Solomons" w:date="2026-10-20T17:58:00Z" w16du:dateUtc="2026-10-20T15:58:00Z">
        <w:r w:rsidRPr="007103A5" w:rsidDel="003A0D03">
          <w:delText xml:space="preserve">— </w:delText>
        </w:r>
      </w:del>
      <w:del w:id="314" w:author="Dionne Solomons" w:date="2026-10-20T18:18:00Z" w16du:dateUtc="2026-10-20T16:18:00Z">
        <w:r w:rsidRPr="007103A5" w:rsidDel="00645F54">
          <w:delText>which is a coaching job before it is a partnership job.</w:delText>
        </w:r>
      </w:del>
    </w:p>
    <w:p w14:paraId="3FE884D1" w14:textId="77777777" w:rsidR="007103A5" w:rsidRDefault="007103A5" w:rsidP="007103A5"/>
    <w:p w14:paraId="1C1ADE26" w14:textId="77777777" w:rsidR="007103A5" w:rsidRPr="007103A5" w:rsidRDefault="007103A5" w:rsidP="007103A5">
      <w:pPr>
        <w:rPr>
          <w:b/>
          <w:bCs/>
        </w:rPr>
      </w:pPr>
      <w:r w:rsidRPr="007103A5">
        <w:rPr>
          <w:b/>
          <w:bCs/>
        </w:rPr>
        <w:t>Local government and community</w:t>
      </w:r>
    </w:p>
    <w:p w14:paraId="4DC922BC" w14:textId="77777777" w:rsidR="007103A5" w:rsidRPr="007103A5" w:rsidRDefault="007103A5" w:rsidP="007103A5">
      <w:pPr>
        <w:rPr>
          <w:b/>
          <w:bCs/>
        </w:rPr>
      </w:pPr>
      <w:r w:rsidRPr="007103A5">
        <w:rPr>
          <w:b/>
          <w:bCs/>
        </w:rPr>
        <w:t>Municipalities, ward councillors, traditional leaders and local organisations</w:t>
      </w:r>
    </w:p>
    <w:p w14:paraId="3846525A" w14:textId="77777777" w:rsidR="007103A5" w:rsidRPr="007103A5" w:rsidRDefault="00000000" w:rsidP="007103A5">
      <w:r>
        <w:pict w14:anchorId="25D29E97">
          <v:rect id="_x0000_i1036" style="width:49.5pt;height:1.5pt" o:hrpct="0" o:hralign="center" o:hrstd="t" o:hr="t" fillcolor="#a0a0a0" stroked="f"/>
        </w:pict>
      </w:r>
    </w:p>
    <w:p w14:paraId="7CD2082E" w14:textId="1592A6F8" w:rsidR="007103A5" w:rsidRPr="007103A5" w:rsidRDefault="007103A5" w:rsidP="007103A5">
      <w:r w:rsidRPr="007103A5">
        <w:t>Access to a community runs through its own structures. Ward councillors, municipal departments, traditional leaders, NGOs</w:t>
      </w:r>
      <w:del w:id="315" w:author="Dionne Solomons" w:date="2026-10-20T18:18:00Z" w16du:dateUtc="2026-10-20T16:18:00Z">
        <w:r w:rsidRPr="007103A5" w:rsidDel="00645F54">
          <w:delText xml:space="preserve"> and faith-based organisations open the door, provide venues, unlock land use</w:delText>
        </w:r>
      </w:del>
      <w:ins w:id="316" w:author="Dionne Solomons" w:date="2026-10-20T18:18:00Z" w16du:dateUtc="2026-10-20T16:18:00Z">
        <w:r w:rsidR="00645F54">
          <w:t xml:space="preserve">, and faith-based organisations </w:t>
        </w:r>
      </w:ins>
      <w:ins w:id="317" w:author="Dionne Solomons" w:date="2026-10-20T18:19:00Z" w16du:dateUtc="2026-10-20T16:19:00Z">
        <w:r w:rsidR="000A1EE5">
          <w:t xml:space="preserve">help create local </w:t>
        </w:r>
      </w:ins>
      <w:ins w:id="318" w:author="Dionne Solomons" w:date="2026-10-20T18:20:00Z" w16du:dateUtc="2026-10-20T16:20:00Z">
        <w:r w:rsidR="00CA0838">
          <w:t>delivery pathways by providing venues, facilitating land-use rights for enterprises, and holding the programme locally accountable</w:t>
        </w:r>
      </w:ins>
      <w:del w:id="319" w:author="Dionne Solomons" w:date="2026-10-20T18:20:00Z" w16du:dateUtc="2026-10-20T16:20:00Z">
        <w:r w:rsidRPr="007103A5" w:rsidDel="00CA0838">
          <w:delText xml:space="preserve"> rights for enterprises, and hold the programme accountable locally</w:delText>
        </w:r>
      </w:del>
      <w:r w:rsidRPr="007103A5">
        <w:t>.</w:t>
      </w:r>
    </w:p>
    <w:p w14:paraId="2090C379" w14:textId="0F7D641A" w:rsidR="007103A5" w:rsidDel="00CA0838" w:rsidRDefault="00CA0838" w:rsidP="007103A5">
      <w:pPr>
        <w:rPr>
          <w:del w:id="320" w:author="Dionne Solomons" w:date="2026-10-20T18:21:00Z" w16du:dateUtc="2026-10-20T16:21:00Z"/>
        </w:rPr>
      </w:pPr>
      <w:ins w:id="321" w:author="Dionne Solomons" w:date="2026-10-20T18:21:00Z">
        <w:r w:rsidRPr="00CA0838">
          <w:t>Linkages Facilitators maintain these relationships directly, allowing support to remain responsive to local needs while building trust within communities. This localised approach is a key strength of the programme and relies on continuous relationship-building.</w:t>
        </w:r>
      </w:ins>
      <w:del w:id="322" w:author="Dionne Solomons" w:date="2026-10-20T18:19:00Z" w16du:dateUtc="2026-10-20T16:19:00Z">
        <w:r w:rsidR="007103A5" w:rsidRPr="007103A5" w:rsidDel="00E15E38">
          <w:delText>These relationships are held by the coach rather than by head office</w:delText>
        </w:r>
      </w:del>
      <w:del w:id="323" w:author="Dionne Solomons" w:date="2026-10-20T18:21:00Z" w16du:dateUtc="2026-10-20T16:21:00Z">
        <w:r w:rsidR="007103A5" w:rsidRPr="007103A5" w:rsidDel="00CA0838">
          <w:delText>, which is what makes them work and what makes them fragile.</w:delText>
        </w:r>
      </w:del>
    </w:p>
    <w:p w14:paraId="21E813C3" w14:textId="77777777" w:rsidR="00CA0838" w:rsidRPr="007103A5" w:rsidRDefault="00CA0838" w:rsidP="007103A5">
      <w:pPr>
        <w:rPr>
          <w:ins w:id="324" w:author="Dionne Solomons" w:date="2026-10-20T18:21:00Z" w16du:dateUtc="2026-10-20T16:21:00Z"/>
        </w:rPr>
      </w:pPr>
    </w:p>
    <w:p w14:paraId="79208379" w14:textId="77777777" w:rsidR="007103A5" w:rsidRDefault="007103A5" w:rsidP="007103A5"/>
    <w:p w14:paraId="4138218F" w14:textId="77777777" w:rsidR="007103A5" w:rsidRPr="007103A5" w:rsidRDefault="007103A5" w:rsidP="007103A5">
      <w:pPr>
        <w:rPr>
          <w:b/>
          <w:bCs/>
        </w:rPr>
      </w:pPr>
      <w:r w:rsidRPr="007103A5">
        <w:rPr>
          <w:b/>
          <w:bCs/>
        </w:rPr>
        <w:t>Learning partners</w:t>
      </w:r>
    </w:p>
    <w:p w14:paraId="216C3787" w14:textId="77777777" w:rsidR="007103A5" w:rsidRPr="007103A5" w:rsidRDefault="007103A5" w:rsidP="007103A5">
      <w:pPr>
        <w:rPr>
          <w:b/>
          <w:bCs/>
        </w:rPr>
      </w:pPr>
      <w:r w:rsidRPr="007103A5">
        <w:rPr>
          <w:b/>
          <w:bCs/>
        </w:rPr>
        <w:t>University of Johannesburg and SALDRU at the University of Cape Town</w:t>
      </w:r>
    </w:p>
    <w:p w14:paraId="4F9B01F2" w14:textId="77777777" w:rsidR="007103A5" w:rsidRPr="007103A5" w:rsidRDefault="00000000" w:rsidP="007103A5">
      <w:r>
        <w:pict w14:anchorId="4FD69575">
          <v:rect id="_x0000_i1037" style="width:49.5pt;height:1.5pt" o:hrpct="0" o:hralign="center" o:hrstd="t" o:hr="t" fillcolor="#a0a0a0" stroked="f"/>
        </w:pict>
      </w:r>
    </w:p>
    <w:p w14:paraId="08A67AD5" w14:textId="12DDFF80" w:rsidR="007103A5" w:rsidRPr="007103A5" w:rsidRDefault="007103A5" w:rsidP="007103A5">
      <w:r w:rsidRPr="007103A5">
        <w:t xml:space="preserve">Independent research and learning partners help GBL understand what works, where barriers </w:t>
      </w:r>
      <w:del w:id="325" w:author="Dionne Solomons" w:date="2026-10-20T18:24:00Z" w16du:dateUtc="2026-10-20T16:24:00Z">
        <w:r w:rsidRPr="007103A5" w:rsidDel="00AE52AD">
          <w:delText xml:space="preserve">remain </w:delText>
        </w:r>
      </w:del>
      <w:ins w:id="326" w:author="Dionne Solomons" w:date="2026-10-20T18:24:00Z" w16du:dateUtc="2026-10-20T16:24:00Z">
        <w:r w:rsidR="00AE52AD">
          <w:t>persist</w:t>
        </w:r>
      </w:ins>
      <w:ins w:id="327" w:author="Dionne Solomons" w:date="2026-10-20T18:45:00Z" w16du:dateUtc="2026-10-20T16:45:00Z">
        <w:r w:rsidR="002910EA">
          <w:t>,</w:t>
        </w:r>
      </w:ins>
      <w:ins w:id="328" w:author="Dionne Solomons" w:date="2026-10-20T18:24:00Z" w16du:dateUtc="2026-10-20T16:24:00Z">
        <w:r w:rsidR="00AE52AD" w:rsidRPr="007103A5">
          <w:t xml:space="preserve"> </w:t>
        </w:r>
      </w:ins>
      <w:r w:rsidRPr="007103A5">
        <w:t>and what is required to strengthen livelihood-focused social protection in South Africa.</w:t>
      </w:r>
    </w:p>
    <w:p w14:paraId="464A61BE" w14:textId="77777777" w:rsidR="00184D9D" w:rsidRPr="00184D9D" w:rsidRDefault="00184D9D" w:rsidP="00184D9D">
      <w:pPr>
        <w:rPr>
          <w:ins w:id="329" w:author="Dionne Solomons" w:date="2026-10-20T18:46:00Z"/>
        </w:rPr>
      </w:pPr>
      <w:ins w:id="330" w:author="Dionne Solomons" w:date="2026-10-20T18:46:00Z">
        <w:r w:rsidRPr="00184D9D">
          <w:lastRenderedPageBreak/>
          <w:t>By combining participant experiences, frontline insights and implementation evidence, they generate practical knowledge that informs better support, stronger institutional coordination and opportunities for wider adoption.</w:t>
        </w:r>
      </w:ins>
    </w:p>
    <w:p w14:paraId="75C2EFA7" w14:textId="1510F316" w:rsidR="007103A5" w:rsidRPr="007103A5" w:rsidDel="00184D9D" w:rsidRDefault="007103A5" w:rsidP="007103A5">
      <w:pPr>
        <w:rPr>
          <w:del w:id="331" w:author="Dionne Solomons" w:date="2026-10-20T18:46:00Z" w16du:dateUtc="2026-10-20T16:46:00Z"/>
        </w:rPr>
      </w:pPr>
      <w:del w:id="332" w:author="Dionne Solomons" w:date="2026-10-20T18:46:00Z" w16du:dateUtc="2026-10-20T16:46:00Z">
        <w:r w:rsidRPr="007103A5" w:rsidDel="00184D9D">
          <w:delText>Their work brings together participant experience, frontline practice</w:delText>
        </w:r>
      </w:del>
      <w:del w:id="333" w:author="Dionne Solomons" w:date="2026-10-20T18:21:00Z" w16du:dateUtc="2026-10-20T16:21:00Z">
        <w:r w:rsidRPr="007103A5" w:rsidDel="00CA0838">
          <w:delText xml:space="preserve"> and implementation evidence to inform better support, stronger institutional coordination and opportunities for </w:delText>
        </w:r>
      </w:del>
      <w:del w:id="334" w:author="Dionne Solomons" w:date="2026-10-20T18:46:00Z" w16du:dateUtc="2026-10-20T16:46:00Z">
        <w:r w:rsidRPr="007103A5" w:rsidDel="00184D9D">
          <w:delText>wider adoption.</w:delText>
        </w:r>
      </w:del>
    </w:p>
    <w:p w14:paraId="5270D54D" w14:textId="77777777" w:rsidR="007103A5" w:rsidRPr="007103A5" w:rsidRDefault="007103A5" w:rsidP="007103A5">
      <w:r w:rsidRPr="007103A5">
        <w:t>Learning publications</w:t>
      </w:r>
    </w:p>
    <w:p w14:paraId="4DB3B9B9" w14:textId="209748D0" w:rsidR="007103A5" w:rsidRPr="007103A5" w:rsidRDefault="007103A5" w:rsidP="007103A5">
      <w:r w:rsidRPr="007103A5">
        <w:rPr>
          <w:noProof/>
        </w:rPr>
        <w:drawing>
          <wp:inline distT="0" distB="0" distL="0" distR="0" wp14:anchorId="7630819E" wp14:editId="307E2DFB">
            <wp:extent cx="1800000" cy="1800000"/>
            <wp:effectExtent l="0" t="0" r="0" b="0"/>
            <wp:docPr id="443025493" name="Picture 92" descr="Cover of Learning Brief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Cover of Learning Brief 3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2E8C461" w14:textId="77777777" w:rsidR="007103A5" w:rsidRPr="007103A5" w:rsidRDefault="007103A5" w:rsidP="007103A5">
      <w:r w:rsidRPr="007103A5">
        <w:rPr>
          <w:b/>
          <w:bCs/>
        </w:rPr>
        <w:t>Learning Brief 3A</w:t>
      </w:r>
    </w:p>
    <w:p w14:paraId="36C26C5E" w14:textId="77777777" w:rsidR="007103A5" w:rsidRPr="007103A5" w:rsidRDefault="007103A5" w:rsidP="007103A5">
      <w:pPr>
        <w:rPr>
          <w:b/>
          <w:bCs/>
        </w:rPr>
      </w:pPr>
      <w:r w:rsidRPr="007103A5">
        <w:rPr>
          <w:b/>
          <w:bCs/>
        </w:rPr>
        <w:t>What helps young people move from surviving to building a livelihood?</w:t>
      </w:r>
    </w:p>
    <w:p w14:paraId="5BC435A7" w14:textId="361F1826" w:rsidR="007103A5" w:rsidRPr="007103A5" w:rsidRDefault="007103A5" w:rsidP="007103A5">
      <w:r w:rsidRPr="007103A5">
        <w:t xml:space="preserve">Relational livelihood support in practice: participant insights from the Generating Better Livelihoods for Grant Recipients </w:t>
      </w:r>
      <w:del w:id="335" w:author="Dionne Solomons" w:date="2026-10-20T21:05:00Z" w16du:dateUtc="2026-10-20T19:05:00Z">
        <w:r w:rsidRPr="007103A5" w:rsidDel="00902F7C">
          <w:delText>pilot</w:delText>
        </w:r>
      </w:del>
      <w:ins w:id="336" w:author="Dionne Solomons" w:date="2026-10-20T21:05:00Z" w16du:dateUtc="2026-10-20T19:05:00Z">
        <w:r w:rsidR="00902F7C">
          <w:t>project</w:t>
        </w:r>
      </w:ins>
      <w:r w:rsidRPr="007103A5">
        <w:t>.</w:t>
      </w:r>
    </w:p>
    <w:p w14:paraId="114B40E8" w14:textId="47D126B9" w:rsidR="007103A5" w:rsidRPr="007103A5" w:rsidRDefault="007103A5" w:rsidP="007103A5">
      <w:r w:rsidRPr="007103A5">
        <w:rPr>
          <w:noProof/>
        </w:rPr>
        <w:drawing>
          <wp:inline distT="0" distB="0" distL="0" distR="0" wp14:anchorId="3DE97B9E" wp14:editId="51F7F4FB">
            <wp:extent cx="1800000" cy="1800000"/>
            <wp:effectExtent l="0" t="0" r="0" b="0"/>
            <wp:docPr id="468671832" name="Picture 91" descr="Cover of Joint Policy Brie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Cover of Joint Policy Brief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F05B3B7" w14:textId="77777777" w:rsidR="007103A5" w:rsidRPr="007103A5" w:rsidRDefault="007103A5" w:rsidP="007103A5">
      <w:r w:rsidRPr="007103A5">
        <w:rPr>
          <w:b/>
          <w:bCs/>
        </w:rPr>
        <w:t>Joint Policy Brief 1</w:t>
      </w:r>
    </w:p>
    <w:p w14:paraId="68CC2621" w14:textId="77777777" w:rsidR="007103A5" w:rsidRPr="007103A5" w:rsidRDefault="007103A5" w:rsidP="007103A5">
      <w:pPr>
        <w:rPr>
          <w:b/>
          <w:bCs/>
        </w:rPr>
      </w:pPr>
      <w:r w:rsidRPr="007103A5">
        <w:rPr>
          <w:b/>
          <w:bCs/>
        </w:rPr>
        <w:t>From Margins to Mainstream: In-Person Support as a Policy Lever for Livelihood Outcomes</w:t>
      </w:r>
    </w:p>
    <w:p w14:paraId="7ADFB818" w14:textId="77777777" w:rsidR="007103A5" w:rsidRPr="007103A5" w:rsidRDefault="007103A5" w:rsidP="007103A5">
      <w:r w:rsidRPr="007103A5">
        <w:t>Part of the Generating Better Livelihoods and Basic Package of Support for NEET Youth Programmes joint policy brief series.</w:t>
      </w:r>
    </w:p>
    <w:p w14:paraId="4232278D" w14:textId="77777777" w:rsidR="007103A5" w:rsidRDefault="007103A5" w:rsidP="007103A5"/>
    <w:p w14:paraId="1DBC409A" w14:textId="77777777" w:rsidR="00545287" w:rsidRPr="00545287" w:rsidRDefault="00545287" w:rsidP="00545287">
      <w:pPr>
        <w:rPr>
          <w:b/>
          <w:bCs/>
        </w:rPr>
      </w:pPr>
      <w:r w:rsidRPr="00545287">
        <w:rPr>
          <w:b/>
          <w:bCs/>
        </w:rPr>
        <w:t>Management information system (MIS)</w:t>
      </w:r>
    </w:p>
    <w:p w14:paraId="5A070FA9" w14:textId="77777777" w:rsidR="00545287" w:rsidRPr="00545287" w:rsidRDefault="00545287" w:rsidP="00545287">
      <w:pPr>
        <w:rPr>
          <w:b/>
          <w:bCs/>
        </w:rPr>
      </w:pPr>
      <w:r w:rsidRPr="00545287">
        <w:rPr>
          <w:b/>
          <w:bCs/>
        </w:rPr>
        <w:t>Where coaches record and track each participant’s progress over time</w:t>
      </w:r>
    </w:p>
    <w:p w14:paraId="5BF0BDAE" w14:textId="77777777" w:rsidR="00545287" w:rsidRPr="00545287" w:rsidRDefault="00000000" w:rsidP="00545287">
      <w:r>
        <w:pict w14:anchorId="48F5EE1A">
          <v:rect id="_x0000_i1038" style="width:49.5pt;height:1.5pt" o:hrpct="0" o:hralign="center" o:hrstd="t" o:hr="t" fillcolor="#a0a0a0" stroked="f"/>
        </w:pict>
      </w:r>
    </w:p>
    <w:p w14:paraId="3DA99CA5" w14:textId="572284DC" w:rsidR="00545287" w:rsidRPr="00545287" w:rsidRDefault="00545287" w:rsidP="00545287">
      <w:r w:rsidRPr="00545287">
        <w:lastRenderedPageBreak/>
        <w:t xml:space="preserve">The management information system </w:t>
      </w:r>
      <w:ins w:id="337" w:author="Dionne Solomons" w:date="2026-10-20T21:11:00Z" w16du:dateUtc="2026-10-20T19:11:00Z">
        <w:r w:rsidR="00855663">
          <w:t xml:space="preserve">(MIS) </w:t>
        </w:r>
      </w:ins>
      <w:del w:id="338" w:author="Dionne Solomons" w:date="2026-10-20T21:11:00Z" w16du:dateUtc="2026-10-20T19:11:00Z">
        <w:r w:rsidRPr="00545287" w:rsidDel="00855663">
          <w:delText xml:space="preserve">gives </w:delText>
        </w:r>
      </w:del>
      <w:ins w:id="339" w:author="Dionne Solomons" w:date="2026-10-20T21:11:00Z" w16du:dateUtc="2026-10-20T19:11:00Z">
        <w:r w:rsidR="00855663">
          <w:t>provid</w:t>
        </w:r>
        <w:r w:rsidR="00855663" w:rsidRPr="00545287">
          <w:t xml:space="preserve">es </w:t>
        </w:r>
        <w:r w:rsidR="00236D9C">
          <w:t xml:space="preserve">a central platform for </w:t>
        </w:r>
      </w:ins>
      <w:r w:rsidRPr="00545287">
        <w:t xml:space="preserve">coaches </w:t>
      </w:r>
      <w:del w:id="340" w:author="Dionne Solomons" w:date="2026-10-20T21:11:00Z" w16du:dateUtc="2026-10-20T19:11:00Z">
        <w:r w:rsidRPr="00545287" w:rsidDel="00236D9C">
          <w:delText xml:space="preserve">one </w:delText>
        </w:r>
      </w:del>
      <w:ins w:id="341" w:author="Dionne Solomons" w:date="2026-10-20T21:11:00Z" w16du:dateUtc="2026-10-20T19:11:00Z">
        <w:r w:rsidR="00236D9C">
          <w:t xml:space="preserve">to </w:t>
        </w:r>
      </w:ins>
      <w:del w:id="342" w:author="Dionne Solomons" w:date="2026-10-20T21:11:00Z" w16du:dateUtc="2026-10-20T19:11:00Z">
        <w:r w:rsidRPr="00545287" w:rsidDel="00236D9C">
          <w:delText xml:space="preserve">place </w:delText>
        </w:r>
      </w:del>
      <w:ins w:id="343" w:author="Dionne Solomons" w:date="2026-10-20T21:11:00Z" w16du:dateUtc="2026-10-20T19:11:00Z">
        <w:r w:rsidR="00236D9C">
          <w:t>record</w:t>
        </w:r>
        <w:r w:rsidR="00236D9C" w:rsidRPr="00545287">
          <w:t xml:space="preserve"> </w:t>
        </w:r>
      </w:ins>
      <w:del w:id="344" w:author="Dionne Solomons" w:date="2026-10-20T21:12:00Z" w16du:dateUtc="2026-10-20T19:12:00Z">
        <w:r w:rsidRPr="00545287" w:rsidDel="00236D9C">
          <w:delText xml:space="preserve">to capture </w:delText>
        </w:r>
      </w:del>
      <w:r w:rsidRPr="00545287">
        <w:t xml:space="preserve">participant profiles, </w:t>
      </w:r>
      <w:ins w:id="345" w:author="Dionne Solomons" w:date="2026-10-20T21:12:00Z" w16du:dateUtc="2026-10-20T19:12:00Z">
        <w:r w:rsidR="00236D9C">
          <w:t>development plans, referrals, training,</w:t>
        </w:r>
      </w:ins>
      <w:del w:id="346" w:author="Dionne Solomons" w:date="2026-10-20T21:12:00Z" w16du:dateUtc="2026-10-20T19:12:00Z">
        <w:r w:rsidRPr="00545287" w:rsidDel="00236D9C">
          <w:delText>agreed plans, referrals, training,</w:delText>
        </w:r>
      </w:del>
      <w:r w:rsidRPr="00545287">
        <w:t xml:space="preserve"> services and livelihood milestones across the four pillars.</w:t>
      </w:r>
      <w:ins w:id="347" w:author="Dionne Solomons" w:date="2026-10-20T21:12:00Z" w16du:dateUtc="2026-10-20T19:12:00Z">
        <w:r w:rsidR="00236D9C">
          <w:t xml:space="preserve"> It enables coaches to track progress over time, identify </w:t>
        </w:r>
        <w:r w:rsidR="00BE7CAB">
          <w:t xml:space="preserve">outstanding support needs and follow up with participants </w:t>
        </w:r>
      </w:ins>
      <w:ins w:id="348" w:author="Dionne Solomons" w:date="2026-10-20T21:13:00Z" w16du:dateUtc="2026-10-20T19:13:00Z">
        <w:r w:rsidR="00BE7CAB">
          <w:t>as required.</w:t>
        </w:r>
      </w:ins>
    </w:p>
    <w:p w14:paraId="61B18698" w14:textId="77777777" w:rsidR="00715B4F" w:rsidRPr="00715B4F" w:rsidRDefault="00715B4F" w:rsidP="00715B4F">
      <w:pPr>
        <w:rPr>
          <w:ins w:id="349" w:author="Dionne Solomons" w:date="2026-10-20T21:13:00Z"/>
        </w:rPr>
      </w:pPr>
      <w:ins w:id="350" w:author="Dionne Solomons" w:date="2026-10-20T21:13:00Z">
        <w:r w:rsidRPr="00715B4F">
          <w:t>By creating a consistent record across all sites, the MIS also helps the programme monitor participant progress and assess movement towards graduation and more sustainable livelihoods.</w:t>
        </w:r>
      </w:ins>
    </w:p>
    <w:p w14:paraId="2EEB3704" w14:textId="4BBB0B69" w:rsidR="00545287" w:rsidRPr="00545287" w:rsidDel="00715B4F" w:rsidRDefault="00545287" w:rsidP="00545287">
      <w:pPr>
        <w:rPr>
          <w:del w:id="351" w:author="Dionne Solomons" w:date="2026-10-20T21:13:00Z" w16du:dateUtc="2026-10-20T19:13:00Z"/>
        </w:rPr>
      </w:pPr>
      <w:del w:id="352" w:author="Dionne Solomons" w:date="2026-10-20T21:13:00Z" w16du:dateUtc="2026-10-20T19:13:00Z">
        <w:r w:rsidRPr="00545287" w:rsidDel="00715B4F">
          <w:delText>This ongoing record helps a coach see what has changed, what support is still needed and when to follow up. It also gives the programme a consistent view of progress across sites.</w:delText>
        </w:r>
      </w:del>
    </w:p>
    <w:p w14:paraId="10AA5C76" w14:textId="6FE35477" w:rsidR="00545287" w:rsidRPr="00545287" w:rsidDel="00715B4F" w:rsidRDefault="00545287" w:rsidP="00545287">
      <w:pPr>
        <w:rPr>
          <w:del w:id="353" w:author="Dionne Solomons" w:date="2026-10-20T21:13:00Z" w16du:dateUtc="2026-10-20T19:13:00Z"/>
        </w:rPr>
      </w:pPr>
      <w:del w:id="354" w:author="Dionne Solomons" w:date="2026-10-20T21:13:00Z" w16du:dateUtc="2026-10-20T19:13:00Z">
        <w:r w:rsidRPr="00545287" w:rsidDel="00715B4F">
          <w:delText>Evidence collected over time supports an informed assessment of whether a participant is progressing towards graduation and a more sustainable livelihood.</w:delText>
        </w:r>
      </w:del>
    </w:p>
    <w:p w14:paraId="72A9E3B2" w14:textId="736CCF38" w:rsidR="00545287" w:rsidRPr="00545287" w:rsidRDefault="00545287" w:rsidP="00545287">
      <w:r w:rsidRPr="00545287">
        <w:rPr>
          <w:b/>
          <w:bCs/>
        </w:rPr>
        <w:t>4</w:t>
      </w:r>
      <w:ins w:id="355" w:author="Dionne Solomons" w:date="2026-10-20T18:46:00Z" w16du:dateUtc="2026-10-20T16:46:00Z">
        <w:r w:rsidR="00184D9D">
          <w:rPr>
            <w:b/>
            <w:bCs/>
          </w:rPr>
          <w:t xml:space="preserve"> </w:t>
        </w:r>
      </w:ins>
      <w:r w:rsidRPr="00545287">
        <w:t>Pillars tracked</w:t>
      </w:r>
    </w:p>
    <w:p w14:paraId="7A9112C8" w14:textId="43BACF38" w:rsidR="00545287" w:rsidRPr="00545287" w:rsidRDefault="00545287" w:rsidP="00545287">
      <w:r w:rsidRPr="00545287">
        <w:rPr>
          <w:b/>
          <w:bCs/>
        </w:rPr>
        <w:t>Ongoing</w:t>
      </w:r>
      <w:r>
        <w:rPr>
          <w:b/>
          <w:bCs/>
        </w:rPr>
        <w:t xml:space="preserve"> </w:t>
      </w:r>
      <w:r w:rsidRPr="00545287">
        <w:t>Progress record</w:t>
      </w:r>
    </w:p>
    <w:p w14:paraId="2A8A6AE2" w14:textId="77777777" w:rsidR="00545287" w:rsidRPr="005A6287" w:rsidRDefault="00545287" w:rsidP="00545287">
      <w:pPr>
        <w:rPr>
          <w:i/>
          <w:iCs/>
          <w:rPrChange w:id="356" w:author="Dionne Solomons" w:date="2026-10-20T21:17:00Z" w16du:dateUtc="2026-10-20T19:17:00Z">
            <w:rPr/>
          </w:rPrChange>
        </w:rPr>
      </w:pPr>
      <w:r w:rsidRPr="005A6287">
        <w:rPr>
          <w:i/>
          <w:iCs/>
          <w:rPrChange w:id="357" w:author="Dionne Solomons" w:date="2026-10-20T21:17:00Z" w16du:dateUtc="2026-10-20T19:17:00Z">
            <w:rPr/>
          </w:rPrChange>
        </w:rPr>
        <w:t>Service provider enquiries</w:t>
      </w:r>
    </w:p>
    <w:p w14:paraId="1B332D0E" w14:textId="4107C953" w:rsidR="00545287" w:rsidRPr="00545287" w:rsidRDefault="00545287" w:rsidP="00545287">
      <w:r w:rsidRPr="00545287">
        <w:t xml:space="preserve">Training providers, employers and other livelihood partners </w:t>
      </w:r>
      <w:del w:id="358" w:author="Dionne Solomons" w:date="2026-10-20T21:18:00Z" w16du:dateUtc="2026-10-20T19:18:00Z">
        <w:r w:rsidRPr="00545287" w:rsidDel="003A37C3">
          <w:delText xml:space="preserve">can </w:delText>
        </w:r>
      </w:del>
      <w:ins w:id="359" w:author="Dionne Solomons" w:date="2026-10-20T21:18:00Z" w16du:dateUtc="2026-10-20T19:18:00Z">
        <w:r w:rsidR="003A37C3">
          <w:t>are invited to</w:t>
        </w:r>
        <w:r w:rsidR="003A37C3" w:rsidRPr="00545287">
          <w:t xml:space="preserve"> </w:t>
        </w:r>
      </w:ins>
      <w:r w:rsidRPr="00545287">
        <w:t xml:space="preserve">share </w:t>
      </w:r>
      <w:del w:id="360" w:author="Dionne Solomons" w:date="2026-10-20T21:19:00Z" w16du:dateUtc="2026-10-20T19:19:00Z">
        <w:r w:rsidRPr="00545287" w:rsidDel="00A422FA">
          <w:delText xml:space="preserve">an </w:delText>
        </w:r>
      </w:del>
      <w:r w:rsidRPr="00545287">
        <w:t>opportunit</w:t>
      </w:r>
      <w:del w:id="361" w:author="Dionne Solomons" w:date="2026-10-20T21:19:00Z" w16du:dateUtc="2026-10-20T19:19:00Z">
        <w:r w:rsidRPr="00545287" w:rsidDel="00A422FA">
          <w:delText>y</w:delText>
        </w:r>
      </w:del>
      <w:ins w:id="362" w:author="Dionne Solomons" w:date="2026-10-20T21:19:00Z" w16du:dateUtc="2026-10-20T19:19:00Z">
        <w:r w:rsidR="00A422FA">
          <w:t>ies</w:t>
        </w:r>
      </w:ins>
      <w:r w:rsidRPr="00545287">
        <w:t>, service</w:t>
      </w:r>
      <w:ins w:id="363" w:author="Dionne Solomons" w:date="2026-10-20T21:19:00Z" w16du:dateUtc="2026-10-20T19:19:00Z">
        <w:r w:rsidR="00A422FA">
          <w:t>s</w:t>
        </w:r>
      </w:ins>
      <w:r w:rsidRPr="00545287">
        <w:t xml:space="preserve"> and their </w:t>
      </w:r>
      <w:del w:id="364" w:author="Dionne Solomons" w:date="2026-10-20T21:19:00Z" w16du:dateUtc="2026-10-20T19:19:00Z">
        <w:r w:rsidRPr="00545287" w:rsidDel="00A422FA">
          <w:delText>selection criteria</w:delText>
        </w:r>
      </w:del>
      <w:ins w:id="365" w:author="Dionne Solomons" w:date="2026-10-20T21:19:00Z" w16du:dateUtc="2026-10-20T19:19:00Z">
        <w:r w:rsidR="00A422FA">
          <w:t>eligibility requirements</w:t>
        </w:r>
      </w:ins>
      <w:r w:rsidRPr="00545287">
        <w:t xml:space="preserve"> with the programme. </w:t>
      </w:r>
      <w:ins w:id="366" w:author="Dionne Solomons" w:date="2026-10-20T21:19:00Z" w16du:dateUtc="2026-10-20T19:19:00Z">
        <w:r w:rsidR="00A422FA">
          <w:t>Using participant profiles</w:t>
        </w:r>
        <w:r w:rsidR="00C55A25">
          <w:t xml:space="preserve"> and progress information</w:t>
        </w:r>
        <w:r w:rsidR="00A422FA">
          <w:t xml:space="preserve">, </w:t>
        </w:r>
      </w:ins>
      <w:del w:id="367" w:author="Dionne Solomons" w:date="2026-10-20T21:19:00Z" w16du:dateUtc="2026-10-20T19:19:00Z">
        <w:r w:rsidRPr="00545287" w:rsidDel="00C55A25">
          <w:delText xml:space="preserve">Coaches </w:delText>
        </w:r>
      </w:del>
      <w:ins w:id="368" w:author="Dionne Solomons" w:date="2026-10-20T21:19:00Z" w16du:dateUtc="2026-10-20T19:19:00Z">
        <w:r w:rsidR="00C55A25">
          <w:t>Linkages Facilitator</w:t>
        </w:r>
        <w:r w:rsidR="00C55A25" w:rsidRPr="00545287">
          <w:t xml:space="preserve">s </w:t>
        </w:r>
      </w:ins>
      <w:r w:rsidRPr="00545287">
        <w:t xml:space="preserve">can </w:t>
      </w:r>
      <w:del w:id="369" w:author="Dionne Solomons" w:date="2026-10-20T21:19:00Z" w16du:dateUtc="2026-10-20T19:19:00Z">
        <w:r w:rsidRPr="00545287" w:rsidDel="00C55A25">
          <w:delText xml:space="preserve">then use </w:delText>
        </w:r>
      </w:del>
      <w:ins w:id="370" w:author="Dionne Solomons" w:date="2026-10-20T21:19:00Z" w16du:dateUtc="2026-10-20T19:19:00Z">
        <w:r w:rsidR="00C55A25">
          <w:t xml:space="preserve">identify </w:t>
        </w:r>
      </w:ins>
      <w:del w:id="371" w:author="Dionne Solomons" w:date="2026-10-20T21:19:00Z" w16du:dateUtc="2026-10-20T19:19:00Z">
        <w:r w:rsidRPr="00545287" w:rsidDel="00C55A25">
          <w:delText xml:space="preserve">participant profiles and progress information to identify people who may be </w:delText>
        </w:r>
      </w:del>
      <w:r w:rsidRPr="00545287">
        <w:t xml:space="preserve">suitable </w:t>
      </w:r>
      <w:ins w:id="372" w:author="Dionne Solomons" w:date="2026-10-20T21:20:00Z" w16du:dateUtc="2026-10-20T19:20:00Z">
        <w:r w:rsidR="00C55A25">
          <w:t xml:space="preserve">candidates </w:t>
        </w:r>
      </w:ins>
      <w:r w:rsidRPr="00545287">
        <w:t>and support the referral process.</w:t>
      </w:r>
    </w:p>
    <w:p w14:paraId="15543A78" w14:textId="57604392" w:rsidR="00545287" w:rsidRPr="00545287" w:rsidRDefault="00C55A25" w:rsidP="00545287">
      <w:ins w:id="373" w:author="Dionne Solomons" w:date="2026-10-20T21:20:00Z" w16du:dateUtc="2026-10-20T19:20:00Z">
        <w:r>
          <w:t xml:space="preserve">When contacting the team, </w:t>
        </w:r>
      </w:ins>
      <w:del w:id="374" w:author="Dionne Solomons" w:date="2026-10-20T21:20:00Z" w16du:dateUtc="2026-10-20T19:20:00Z">
        <w:r w:rsidR="00545287" w:rsidRPr="00545287" w:rsidDel="00C55A25">
          <w:delText>P</w:delText>
        </w:r>
      </w:del>
      <w:ins w:id="375" w:author="Dionne Solomons" w:date="2026-10-20T21:20:00Z" w16du:dateUtc="2026-10-20T19:20:00Z">
        <w:r>
          <w:t>p</w:t>
        </w:r>
      </w:ins>
      <w:r w:rsidR="00545287" w:rsidRPr="00545287">
        <w:t xml:space="preserve">lease include the opportunity type, location, </w:t>
      </w:r>
      <w:del w:id="376" w:author="Dionne Solomons" w:date="2026-10-20T21:20:00Z" w16du:dateUtc="2026-10-20T19:20:00Z">
        <w:r w:rsidR="00545287" w:rsidRPr="00545287" w:rsidDel="004F7D49">
          <w:delText>timing</w:delText>
        </w:r>
      </w:del>
      <w:ins w:id="377" w:author="Dionne Solomons" w:date="2026-10-20T21:20:00Z" w16du:dateUtc="2026-10-20T19:20:00Z">
        <w:r w:rsidR="004F7D49">
          <w:t>dates</w:t>
        </w:r>
      </w:ins>
      <w:r w:rsidR="00545287" w:rsidRPr="00545287">
        <w:t xml:space="preserve">, </w:t>
      </w:r>
      <w:ins w:id="378" w:author="Dionne Solomons" w:date="2026-10-20T21:20:00Z" w16du:dateUtc="2026-10-20T19:20:00Z">
        <w:r w:rsidR="004F7D49">
          <w:t xml:space="preserve">number of </w:t>
        </w:r>
      </w:ins>
      <w:r w:rsidR="00545287" w:rsidRPr="00545287">
        <w:t xml:space="preserve">available places and eligibility </w:t>
      </w:r>
      <w:ins w:id="379" w:author="Dionne Solomons" w:date="2026-10-20T21:20:00Z" w16du:dateUtc="2026-10-20T19:20:00Z">
        <w:r w:rsidR="004F7D49">
          <w:t xml:space="preserve">or selection </w:t>
        </w:r>
      </w:ins>
      <w:r w:rsidR="00545287" w:rsidRPr="00545287">
        <w:t>criteria</w:t>
      </w:r>
      <w:del w:id="380" w:author="Dionne Solomons" w:date="2026-10-20T21:20:00Z" w16du:dateUtc="2026-10-20T19:20:00Z">
        <w:r w:rsidR="00545287" w:rsidRPr="00545287" w:rsidDel="004F7D49">
          <w:delText xml:space="preserve"> when you contact the team</w:delText>
        </w:r>
      </w:del>
      <w:r w:rsidR="00545287" w:rsidRPr="00545287">
        <w:t>.</w:t>
      </w:r>
    </w:p>
    <w:p w14:paraId="5B53D2E7" w14:textId="77777777" w:rsidR="00545287" w:rsidRPr="00545287" w:rsidRDefault="00545287" w:rsidP="00545287">
      <w:hyperlink r:id="rId71" w:history="1">
        <w:r w:rsidRPr="00545287">
          <w:rPr>
            <w:rStyle w:val="Hyperlink"/>
            <w:b/>
            <w:bCs/>
          </w:rPr>
          <w:t>info@finmark.org.za</w:t>
        </w:r>
      </w:hyperlink>
      <w:hyperlink r:id="rId72" w:history="1">
        <w:r w:rsidRPr="00545287">
          <w:rPr>
            <w:rStyle w:val="Hyperlink"/>
            <w:b/>
            <w:bCs/>
          </w:rPr>
          <w:t>+27 (0) 67 594 9291</w:t>
        </w:r>
      </w:hyperlink>
    </w:p>
    <w:p w14:paraId="4561BF62" w14:textId="77777777" w:rsidR="007103A5" w:rsidRDefault="007103A5" w:rsidP="007103A5"/>
    <w:p w14:paraId="6123DFA1" w14:textId="77777777" w:rsidR="00545287" w:rsidRDefault="00545287" w:rsidP="00545287">
      <w:pPr>
        <w:jc w:val="center"/>
      </w:pPr>
      <w:r>
        <w:t>-------------------------------------------------------</w:t>
      </w:r>
    </w:p>
    <w:p w14:paraId="02FFB00E" w14:textId="5AD38EA1" w:rsidR="00545287" w:rsidRDefault="00545287" w:rsidP="00545287">
      <w:pPr>
        <w:jc w:val="center"/>
      </w:pPr>
      <w:r>
        <w:t>ABOUT THE PROGRAMME</w:t>
      </w:r>
    </w:p>
    <w:p w14:paraId="090C6246" w14:textId="77777777" w:rsidR="00545287" w:rsidRPr="00545287" w:rsidRDefault="00545287" w:rsidP="00545287">
      <w:pPr>
        <w:rPr>
          <w:b/>
          <w:bCs/>
        </w:rPr>
      </w:pPr>
      <w:r w:rsidRPr="00545287">
        <w:rPr>
          <w:b/>
          <w:bCs/>
        </w:rPr>
        <w:t>About the programme</w:t>
      </w:r>
    </w:p>
    <w:p w14:paraId="3B22D4F2" w14:textId="77777777" w:rsidR="00545287" w:rsidRPr="00545287" w:rsidRDefault="00545287" w:rsidP="00545287">
      <w:pPr>
        <w:rPr>
          <w:b/>
          <w:bCs/>
        </w:rPr>
      </w:pPr>
      <w:r w:rsidRPr="00545287">
        <w:rPr>
          <w:b/>
          <w:bCs/>
        </w:rPr>
        <w:t>The challenge</w:t>
      </w:r>
    </w:p>
    <w:p w14:paraId="425026A0" w14:textId="77777777" w:rsidR="00545287" w:rsidRPr="00545287" w:rsidRDefault="00545287" w:rsidP="00545287">
      <w:pPr>
        <w:rPr>
          <w:b/>
          <w:bCs/>
        </w:rPr>
      </w:pPr>
      <w:r w:rsidRPr="00545287">
        <w:rPr>
          <w:b/>
          <w:bCs/>
        </w:rPr>
        <w:t>Why coordinated support matters</w:t>
      </w:r>
    </w:p>
    <w:p w14:paraId="17E69262" w14:textId="77777777" w:rsidR="00545287" w:rsidRPr="00545287" w:rsidRDefault="00000000" w:rsidP="00545287">
      <w:r>
        <w:pict w14:anchorId="51D23A1E">
          <v:rect id="_x0000_i1039" style="width:49.5pt;height:1.5pt" o:hrpct="0" o:hralign="center" o:hrstd="t" o:hr="t" fillcolor="#a0a0a0" stroked="f"/>
        </w:pict>
      </w:r>
    </w:p>
    <w:p w14:paraId="038A6D4E" w14:textId="77777777" w:rsidR="00545287" w:rsidRPr="00545287" w:rsidRDefault="00545287" w:rsidP="00545287">
      <w:r w:rsidRPr="00545287">
        <w:t>Social grants provide an essential safety net for millions of South Africans. But for many recipients, access to skills, employment, enterprise opportunities and sustained support remains limited.</w:t>
      </w:r>
    </w:p>
    <w:p w14:paraId="7090098C" w14:textId="77777777" w:rsidR="00545287" w:rsidRPr="00545287" w:rsidRDefault="00545287" w:rsidP="00545287">
      <w:r w:rsidRPr="00545287">
        <w:t>Training alone may not lead to employment. Business development support may have limited impact without equipment, markets or working capital. Participants facing personal or household challenges may need sustained support before they can take advantage of economic opportunities.</w:t>
      </w:r>
    </w:p>
    <w:p w14:paraId="60CB333F" w14:textId="77777777" w:rsidR="00545287" w:rsidRPr="00545287" w:rsidRDefault="00545287" w:rsidP="00545287">
      <w:r w:rsidRPr="00545287">
        <w:lastRenderedPageBreak/>
        <w:t>GBL is testing how social protection, personalised coaching, skills development, financial inclusion and livelihood opportunities can work together, with the participant at the centre.</w:t>
      </w:r>
    </w:p>
    <w:p w14:paraId="576E59BE" w14:textId="6E79ED99" w:rsidR="007103A5" w:rsidRPr="0041455C" w:rsidRDefault="00545287" w:rsidP="00545287">
      <w:pPr>
        <w:rPr>
          <w:u w:val="single"/>
          <w:rPrChange w:id="381" w:author="Dionne Solomons" w:date="2026-10-20T21:22:00Z" w16du:dateUtc="2026-10-20T19:22:00Z">
            <w:rPr/>
          </w:rPrChange>
        </w:rPr>
      </w:pPr>
      <w:r w:rsidRPr="0041455C">
        <w:rPr>
          <w:u w:val="single"/>
          <w:rPrChange w:id="382" w:author="Dionne Solomons" w:date="2026-10-20T21:22:00Z" w16du:dateUtc="2026-10-20T19:22:00Z">
            <w:rPr/>
          </w:rPrChange>
        </w:rPr>
        <w:t>Read the full picture</w:t>
      </w:r>
    </w:p>
    <w:p w14:paraId="6ACB25AA" w14:textId="77777777" w:rsidR="00545287" w:rsidRDefault="00545287" w:rsidP="00545287"/>
    <w:p w14:paraId="35612F98" w14:textId="77777777" w:rsidR="00545287" w:rsidRPr="00545287" w:rsidRDefault="00545287" w:rsidP="00545287">
      <w:pPr>
        <w:rPr>
          <w:b/>
          <w:bCs/>
        </w:rPr>
      </w:pPr>
      <w:r w:rsidRPr="00545287">
        <w:rPr>
          <w:b/>
          <w:bCs/>
        </w:rPr>
        <w:t>The Graduation approach</w:t>
      </w:r>
    </w:p>
    <w:p w14:paraId="6C6BA60B" w14:textId="77777777" w:rsidR="00545287" w:rsidRPr="00545287" w:rsidRDefault="00545287" w:rsidP="00545287">
      <w:pPr>
        <w:rPr>
          <w:b/>
          <w:bCs/>
        </w:rPr>
      </w:pPr>
      <w:r w:rsidRPr="00545287">
        <w:rPr>
          <w:b/>
          <w:bCs/>
        </w:rPr>
        <w:t>How GBL works</w:t>
      </w:r>
    </w:p>
    <w:p w14:paraId="78CDED4D" w14:textId="77777777" w:rsidR="00545287" w:rsidRPr="00545287" w:rsidRDefault="00545287" w:rsidP="00545287">
      <w:pPr>
        <w:rPr>
          <w:b/>
          <w:bCs/>
        </w:rPr>
      </w:pPr>
      <w:r w:rsidRPr="00545287">
        <w:rPr>
          <w:b/>
          <w:bCs/>
        </w:rPr>
        <w:t>A pathway to opportunity</w:t>
      </w:r>
    </w:p>
    <w:p w14:paraId="0F15A62D" w14:textId="77777777" w:rsidR="00545287" w:rsidRPr="00545287" w:rsidRDefault="00000000" w:rsidP="00545287">
      <w:r>
        <w:pict w14:anchorId="3CD4FB48">
          <v:rect id="_x0000_i1040" style="width:49.5pt;height:1.5pt" o:hrpct="0" o:hralign="center" o:hrstd="t" o:hr="t" fillcolor="#a0a0a0" stroked="f"/>
        </w:pict>
      </w:r>
    </w:p>
    <w:p w14:paraId="4C94C1EC" w14:textId="77777777" w:rsidR="00545287" w:rsidRPr="00545287" w:rsidRDefault="00545287" w:rsidP="00545287">
      <w:r w:rsidRPr="00545287">
        <w:t>GBL adapts the internationally established Graduation approach to South Africa’s social protection and economic environment.</w:t>
      </w:r>
    </w:p>
    <w:p w14:paraId="01E04FB5" w14:textId="77777777" w:rsidR="00545287" w:rsidRPr="00545287" w:rsidRDefault="00545287" w:rsidP="00545287">
      <w:r w:rsidRPr="00545287">
        <w:t>The approach combines social protection, livelihood promotion, social empowerment and financial inclusion. Rather than offering isolated interventions, it provides coordinated support based on participants’ individual circumstances, capabilities and goals.</w:t>
      </w:r>
    </w:p>
    <w:p w14:paraId="155E857C" w14:textId="77777777" w:rsidR="00545287" w:rsidRPr="00545287" w:rsidRDefault="00545287" w:rsidP="00545287">
      <w:r w:rsidRPr="00545287">
        <w:t>A central feature is the role of Linkages Facilitators, who work directly with participants to identify barriers, develop practical plans and connect them to services and economic opportunities.</w:t>
      </w:r>
    </w:p>
    <w:p w14:paraId="66339866" w14:textId="77777777" w:rsidR="00545287" w:rsidRPr="00545287" w:rsidRDefault="00545287" w:rsidP="00545287">
      <w:r w:rsidRPr="00545287">
        <w:rPr>
          <w:b/>
          <w:bCs/>
        </w:rPr>
        <w:t>The four core coaching functions:</w:t>
      </w:r>
    </w:p>
    <w:p w14:paraId="646A744B" w14:textId="77777777" w:rsidR="00545287" w:rsidRPr="00545287" w:rsidRDefault="00545287" w:rsidP="00545287">
      <w:r w:rsidRPr="00545287">
        <w:rPr>
          <w:b/>
          <w:bCs/>
        </w:rPr>
        <w:t>01 Profiling</w:t>
      </w:r>
      <w:r w:rsidRPr="00545287">
        <w:t xml:space="preserve"> – Understanding each participant’s circumstances, strengths, needs and aspirations.</w:t>
      </w:r>
    </w:p>
    <w:p w14:paraId="62FC4905" w14:textId="77777777" w:rsidR="00545287" w:rsidRPr="00545287" w:rsidRDefault="00545287" w:rsidP="00545287">
      <w:r w:rsidRPr="00545287">
        <w:rPr>
          <w:b/>
          <w:bCs/>
        </w:rPr>
        <w:t>02 Linking</w:t>
      </w:r>
      <w:r w:rsidRPr="00545287">
        <w:t xml:space="preserve"> – Connecting participants to training, services, funding and livelihood opportunities.</w:t>
      </w:r>
    </w:p>
    <w:p w14:paraId="038A349D" w14:textId="77777777" w:rsidR="00545287" w:rsidRPr="00545287" w:rsidRDefault="00545287" w:rsidP="00545287">
      <w:r w:rsidRPr="00545287">
        <w:rPr>
          <w:b/>
          <w:bCs/>
        </w:rPr>
        <w:t>03 Supporting</w:t>
      </w:r>
      <w:r w:rsidRPr="00545287">
        <w:t xml:space="preserve"> – Providing ongoing guidance, encouragement and practical assistance.</w:t>
      </w:r>
    </w:p>
    <w:p w14:paraId="68111ECF" w14:textId="77777777" w:rsidR="00545287" w:rsidRPr="00545287" w:rsidRDefault="00545287" w:rsidP="00545287">
      <w:r w:rsidRPr="00545287">
        <w:rPr>
          <w:b/>
          <w:bCs/>
        </w:rPr>
        <w:t>04 Sustaining</w:t>
      </w:r>
      <w:r w:rsidRPr="00545287">
        <w:t xml:space="preserve"> – Helping participants strengthen their progress and resilience over time.</w:t>
      </w:r>
    </w:p>
    <w:p w14:paraId="73D7D8BE" w14:textId="77777777" w:rsidR="00545287" w:rsidRPr="003E64EC" w:rsidRDefault="00545287" w:rsidP="00545287">
      <w:pPr>
        <w:rPr>
          <w:u w:val="single"/>
          <w:rPrChange w:id="383" w:author="Dionne Solomons" w:date="2026-10-20T21:22:00Z" w16du:dateUtc="2026-10-20T19:22:00Z">
            <w:rPr/>
          </w:rPrChange>
        </w:rPr>
      </w:pPr>
      <w:r w:rsidRPr="003E64EC">
        <w:rPr>
          <w:u w:val="single"/>
          <w:rPrChange w:id="384" w:author="Dionne Solomons" w:date="2026-10-20T21:22:00Z" w16du:dateUtc="2026-10-20T19:22:00Z">
            <w:rPr/>
          </w:rPrChange>
        </w:rPr>
        <w:t>Livelihood pathways</w:t>
      </w:r>
    </w:p>
    <w:p w14:paraId="3AA2E04B" w14:textId="77777777" w:rsidR="00545287" w:rsidRPr="00545287" w:rsidRDefault="00545287" w:rsidP="00545287">
      <w:r w:rsidRPr="00545287">
        <w:rPr>
          <w:b/>
          <w:bCs/>
        </w:rPr>
        <w:t>01</w:t>
      </w:r>
    </w:p>
    <w:p w14:paraId="15836D0C" w14:textId="77777777" w:rsidR="00545287" w:rsidRPr="00545287" w:rsidRDefault="00545287" w:rsidP="00545287">
      <w:pPr>
        <w:rPr>
          <w:b/>
          <w:bCs/>
        </w:rPr>
      </w:pPr>
      <w:r w:rsidRPr="00545287">
        <w:rPr>
          <w:b/>
          <w:bCs/>
        </w:rPr>
        <w:t>Employment pathway</w:t>
      </w:r>
    </w:p>
    <w:p w14:paraId="6DFB29FE" w14:textId="0CC3FB86" w:rsidR="00545287" w:rsidRPr="00545287" w:rsidRDefault="00545287" w:rsidP="00545287">
      <w:r w:rsidRPr="00545287">
        <w:t xml:space="preserve">Participants are supported to identify suitable </w:t>
      </w:r>
      <w:del w:id="385" w:author="Dionne Solomons" w:date="2026-10-20T21:00:00Z" w16du:dateUtc="2026-10-20T19:00:00Z">
        <w:r w:rsidRPr="00545287" w:rsidDel="007D0B7B">
          <w:delText xml:space="preserve">work </w:delText>
        </w:r>
      </w:del>
      <w:ins w:id="386" w:author="Dionne Solomons" w:date="2026-10-20T21:00:00Z" w16du:dateUtc="2026-10-20T19:00:00Z">
        <w:r w:rsidR="007D0B7B">
          <w:t>employment</w:t>
        </w:r>
        <w:r w:rsidR="007D0B7B" w:rsidRPr="00545287">
          <w:t xml:space="preserve"> </w:t>
        </w:r>
      </w:ins>
      <w:r w:rsidRPr="00545287">
        <w:t xml:space="preserve">opportunities, </w:t>
      </w:r>
      <w:del w:id="387" w:author="Dionne Solomons" w:date="2026-10-20T21:00:00Z" w16du:dateUtc="2026-10-20T19:00:00Z">
        <w:r w:rsidRPr="00545287" w:rsidDel="007D0B7B">
          <w:delText xml:space="preserve">strengthen </w:delText>
        </w:r>
      </w:del>
      <w:ins w:id="388" w:author="Dionne Solomons" w:date="2026-10-20T21:00:00Z" w16du:dateUtc="2026-10-20T19:00:00Z">
        <w:r w:rsidR="007D0B7B">
          <w:t xml:space="preserve">build </w:t>
        </w:r>
      </w:ins>
      <w:r w:rsidRPr="00545287">
        <w:t xml:space="preserve">their job readiness, access relevant skills </w:t>
      </w:r>
      <w:del w:id="389" w:author="Dionne Solomons" w:date="2026-10-20T21:01:00Z" w16du:dateUtc="2026-10-20T19:01:00Z">
        <w:r w:rsidRPr="00545287" w:rsidDel="007D0B7B">
          <w:delText xml:space="preserve">training </w:delText>
        </w:r>
      </w:del>
      <w:ins w:id="390" w:author="Dionne Solomons" w:date="2026-10-20T21:01:00Z" w16du:dateUtc="2026-10-20T19:01:00Z">
        <w:r w:rsidR="007D0B7B">
          <w:t>development</w:t>
        </w:r>
        <w:r w:rsidR="007D0B7B" w:rsidRPr="00545287">
          <w:t xml:space="preserve"> </w:t>
        </w:r>
      </w:ins>
      <w:r w:rsidRPr="00545287">
        <w:t xml:space="preserve">and connect with employers or placement partners. Linkages Facilitators help participants </w:t>
      </w:r>
      <w:del w:id="391" w:author="Dionne Solomons" w:date="2026-10-20T21:01:00Z" w16du:dateUtc="2026-10-20T19:01:00Z">
        <w:r w:rsidRPr="00545287" w:rsidDel="0098108B">
          <w:delText xml:space="preserve">address </w:delText>
        </w:r>
      </w:del>
      <w:ins w:id="392" w:author="Dionne Solomons" w:date="2026-10-20T21:01:00Z" w16du:dateUtc="2026-10-20T19:01:00Z">
        <w:r w:rsidR="0098108B">
          <w:t>overcome</w:t>
        </w:r>
        <w:r w:rsidR="0098108B" w:rsidRPr="00545287">
          <w:t xml:space="preserve"> </w:t>
        </w:r>
      </w:ins>
      <w:r w:rsidRPr="00545287">
        <w:t>barriers</w:t>
      </w:r>
      <w:ins w:id="393" w:author="Dionne Solomons" w:date="2026-10-20T21:01:00Z" w16du:dateUtc="2026-10-20T19:01:00Z">
        <w:r w:rsidR="0098108B">
          <w:t>, navigate opportunities</w:t>
        </w:r>
      </w:ins>
      <w:r w:rsidRPr="00545287">
        <w:t xml:space="preserve"> and sustain progress </w:t>
      </w:r>
      <w:ins w:id="394" w:author="Dionne Solomons" w:date="2026-10-20T21:01:00Z" w16du:dateUtc="2026-10-20T19:01:00Z">
        <w:r w:rsidR="0098108B">
          <w:t xml:space="preserve">as they transition </w:t>
        </w:r>
      </w:ins>
      <w:r w:rsidRPr="00545287">
        <w:t>into work.</w:t>
      </w:r>
    </w:p>
    <w:p w14:paraId="5786DDCC" w14:textId="77777777" w:rsidR="00545287" w:rsidRPr="00545287" w:rsidRDefault="00545287" w:rsidP="00545287">
      <w:r w:rsidRPr="00545287">
        <w:rPr>
          <w:b/>
          <w:bCs/>
        </w:rPr>
        <w:lastRenderedPageBreak/>
        <w:t>02</w:t>
      </w:r>
    </w:p>
    <w:p w14:paraId="6BF7C3EF" w14:textId="77777777" w:rsidR="00545287" w:rsidRPr="00545287" w:rsidRDefault="00545287" w:rsidP="00545287">
      <w:pPr>
        <w:rPr>
          <w:b/>
          <w:bCs/>
        </w:rPr>
      </w:pPr>
      <w:r w:rsidRPr="00545287">
        <w:rPr>
          <w:b/>
          <w:bCs/>
        </w:rPr>
        <w:t>Entrepreneurship pathway</w:t>
      </w:r>
    </w:p>
    <w:p w14:paraId="1B248616" w14:textId="4B731B46" w:rsidR="00545287" w:rsidRPr="00545287" w:rsidRDefault="00545287" w:rsidP="00545287">
      <w:r w:rsidRPr="00545287">
        <w:t xml:space="preserve">Participants with </w:t>
      </w:r>
      <w:del w:id="395" w:author="Dionne Solomons" w:date="2026-10-20T21:03:00Z" w16du:dateUtc="2026-10-20T19:03:00Z">
        <w:r w:rsidRPr="00545287" w:rsidDel="00292078">
          <w:delText xml:space="preserve">viable </w:delText>
        </w:r>
      </w:del>
      <w:ins w:id="396" w:author="Dionne Solomons" w:date="2026-10-20T21:03:00Z" w16du:dateUtc="2026-10-20T19:03:00Z">
        <w:r w:rsidR="00292078">
          <w:t>entrepreneurial</w:t>
        </w:r>
        <w:r w:rsidR="00292078" w:rsidRPr="00545287">
          <w:t xml:space="preserve"> </w:t>
        </w:r>
      </w:ins>
      <w:del w:id="397" w:author="Dionne Solomons" w:date="2026-10-20T21:03:00Z" w16du:dateUtc="2026-10-20T19:03:00Z">
        <w:r w:rsidRPr="00545287" w:rsidDel="00292078">
          <w:delText xml:space="preserve">business </w:delText>
        </w:r>
      </w:del>
      <w:r w:rsidRPr="00545287">
        <w:t xml:space="preserve">ambitions receive </w:t>
      </w:r>
      <w:ins w:id="398" w:author="Dionne Solomons" w:date="2026-10-20T21:02:00Z" w16du:dateUtc="2026-10-20T19:02:00Z">
        <w:r w:rsidR="0098108B">
          <w:t xml:space="preserve">tailored </w:t>
        </w:r>
      </w:ins>
      <w:r w:rsidRPr="00545287">
        <w:t xml:space="preserve">support to </w:t>
      </w:r>
      <w:del w:id="399" w:author="Dionne Solomons" w:date="2026-10-20T21:02:00Z" w16du:dateUtc="2026-10-20T19:02:00Z">
        <w:r w:rsidRPr="00545287" w:rsidDel="0098108B">
          <w:delText xml:space="preserve">develop </w:delText>
        </w:r>
      </w:del>
      <w:ins w:id="400" w:author="Dionne Solomons" w:date="2026-10-20T21:02:00Z" w16du:dateUtc="2026-10-20T19:02:00Z">
        <w:r w:rsidR="0098108B">
          <w:t xml:space="preserve">strengthen </w:t>
        </w:r>
        <w:r w:rsidR="00E20E80">
          <w:t xml:space="preserve">their </w:t>
        </w:r>
      </w:ins>
      <w:r w:rsidRPr="00545287">
        <w:t xml:space="preserve">business skills, access productive assets and funding, </w:t>
      </w:r>
      <w:del w:id="401" w:author="Dionne Solomons" w:date="2026-10-20T21:02:00Z" w16du:dateUtc="2026-10-20T19:02:00Z">
        <w:r w:rsidRPr="00545287" w:rsidDel="00E20E80">
          <w:delText xml:space="preserve">strengthen </w:delText>
        </w:r>
      </w:del>
      <w:ins w:id="402" w:author="Dionne Solomons" w:date="2026-10-20T21:02:00Z" w16du:dateUtc="2026-10-20T19:02:00Z">
        <w:r w:rsidR="00E20E80">
          <w:t>build</w:t>
        </w:r>
        <w:r w:rsidR="00E20E80" w:rsidRPr="00545287">
          <w:t xml:space="preserve"> </w:t>
        </w:r>
      </w:ins>
      <w:r w:rsidRPr="00545287">
        <w:t xml:space="preserve">market links and </w:t>
      </w:r>
      <w:del w:id="403" w:author="Dionne Solomons" w:date="2026-10-20T21:02:00Z" w16du:dateUtc="2026-10-20T19:02:00Z">
        <w:r w:rsidRPr="00545287" w:rsidDel="00E20E80">
          <w:delText xml:space="preserve">build </w:delText>
        </w:r>
      </w:del>
      <w:ins w:id="404" w:author="Dionne Solomons" w:date="2026-10-20T21:02:00Z" w16du:dateUtc="2026-10-20T19:02:00Z">
        <w:r w:rsidR="00E20E80">
          <w:t xml:space="preserve">grow </w:t>
        </w:r>
      </w:ins>
      <w:r w:rsidRPr="00545287">
        <w:t>sustainable enterprises.</w:t>
      </w:r>
      <w:ins w:id="405" w:author="Dionne Solomons" w:date="2026-10-20T21:02:00Z" w16du:dateUtc="2026-10-20T19:02:00Z">
        <w:r w:rsidR="00E20E80">
          <w:t xml:space="preserve"> Linkages Facilitators provide ongoing guidance to help pa</w:t>
        </w:r>
      </w:ins>
      <w:ins w:id="406" w:author="Dionne Solomons" w:date="2026-10-20T21:03:00Z" w16du:dateUtc="2026-10-20T19:03:00Z">
        <w:r w:rsidR="00E20E80">
          <w:t>rticipants</w:t>
        </w:r>
        <w:r w:rsidR="00292078">
          <w:t xml:space="preserve"> turn business ideas into viable sources of income and long-term livelihood opportunities.</w:t>
        </w:r>
      </w:ins>
    </w:p>
    <w:p w14:paraId="6338C0F3" w14:textId="77777777" w:rsidR="00545287" w:rsidRPr="00545287" w:rsidRDefault="00545287" w:rsidP="00545287">
      <w:hyperlink r:id="rId73" w:history="1">
        <w:r w:rsidRPr="00545287">
          <w:rPr>
            <w:rStyle w:val="Hyperlink"/>
            <w:b/>
            <w:bCs/>
          </w:rPr>
          <w:t>View and fund a participant-run MSME→</w:t>
        </w:r>
      </w:hyperlink>
    </w:p>
    <w:p w14:paraId="134F04A5" w14:textId="77777777" w:rsidR="00545287" w:rsidRPr="00545287" w:rsidRDefault="00545287" w:rsidP="00545287">
      <w:r w:rsidRPr="00545287">
        <w:t>Explore the four pillars</w:t>
      </w:r>
    </w:p>
    <w:p w14:paraId="69A5BFA5" w14:textId="77777777" w:rsidR="00545287" w:rsidRPr="00545287" w:rsidRDefault="00545287" w:rsidP="00545287">
      <w:pPr>
        <w:rPr>
          <w:u w:val="single"/>
        </w:rPr>
      </w:pPr>
      <w:r w:rsidRPr="00545287">
        <w:rPr>
          <w:u w:val="single"/>
        </w:rPr>
        <w:t>01Social protection</w:t>
      </w:r>
    </w:p>
    <w:p w14:paraId="60727524" w14:textId="77777777" w:rsidR="00545287" w:rsidRPr="00545287" w:rsidRDefault="00545287" w:rsidP="00545287">
      <w:pPr>
        <w:rPr>
          <w:u w:val="single"/>
        </w:rPr>
      </w:pPr>
      <w:r w:rsidRPr="00545287">
        <w:rPr>
          <w:u w:val="single"/>
        </w:rPr>
        <w:t>02Financial inclusion</w:t>
      </w:r>
    </w:p>
    <w:p w14:paraId="2D1AD6D6" w14:textId="77777777" w:rsidR="00545287" w:rsidRPr="00545287" w:rsidRDefault="00545287" w:rsidP="00545287">
      <w:pPr>
        <w:rPr>
          <w:u w:val="single"/>
        </w:rPr>
      </w:pPr>
      <w:r w:rsidRPr="00545287">
        <w:rPr>
          <w:u w:val="single"/>
        </w:rPr>
        <w:t>03Social empowerment</w:t>
      </w:r>
    </w:p>
    <w:p w14:paraId="5971E3AA" w14:textId="2204CC35" w:rsidR="00545287" w:rsidRPr="00545287" w:rsidRDefault="00545287" w:rsidP="00545287">
      <w:pPr>
        <w:rPr>
          <w:u w:val="single"/>
        </w:rPr>
      </w:pPr>
      <w:r w:rsidRPr="00545287">
        <w:rPr>
          <w:u w:val="single"/>
        </w:rPr>
        <w:t>04Livelihood promotion</w:t>
      </w:r>
    </w:p>
    <w:p w14:paraId="5C213829" w14:textId="77777777" w:rsidR="00545287" w:rsidRDefault="00545287" w:rsidP="00545287"/>
    <w:p w14:paraId="6DFEEC3D" w14:textId="67B9C0AA" w:rsidR="00545287" w:rsidRDefault="00545287" w:rsidP="00545287">
      <w:r w:rsidRPr="00545287">
        <w:rPr>
          <w:b/>
          <w:bCs/>
        </w:rPr>
        <w:t>The GBL Graduation Process</w:t>
      </w:r>
      <w:r w:rsidRPr="00545287">
        <w:rPr>
          <w:noProof/>
        </w:rPr>
        <mc:AlternateContent>
          <mc:Choice Requires="wps">
            <w:drawing>
              <wp:inline distT="0" distB="0" distL="0" distR="0" wp14:anchorId="51B8DA30" wp14:editId="3545A3A7">
                <wp:extent cx="2768400" cy="1800000"/>
                <wp:effectExtent l="0" t="0" r="0" b="0"/>
                <wp:docPr id="1533949836" name="Rectangle 96" descr="The GBL Graduation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8400" cy="18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539FC" id="Rectangle 96" o:spid="_x0000_s1026" alt="The GBL Graduation Process" style="width:218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" filled="f" stroked="f">
                <o:lock v:ext="edit" aspectratio="t"/>
                <w10:anchorlock/>
              </v:rect>
            </w:pict>
          </mc:Fallback>
        </mc:AlternateContent>
      </w:r>
    </w:p>
    <w:p w14:paraId="05C8F473" w14:textId="2D8501D9" w:rsidR="00545287" w:rsidRDefault="00545287" w:rsidP="00545287">
      <w:r w:rsidRPr="00545287">
        <w:t xml:space="preserve">The complete participant pathway, from mobilisation and profiling </w:t>
      </w:r>
      <w:del w:id="407" w:author="Dionne Solomons" w:date="2026-10-20T21:23:00Z" w16du:dateUtc="2026-10-20T19:23:00Z">
        <w:r w:rsidRPr="00545287" w:rsidDel="003E54AC">
          <w:delText>through tailored support, livelihood development and progression towards</w:delText>
        </w:r>
      </w:del>
      <w:ins w:id="408" w:author="Dionne Solomons" w:date="2026-10-20T21:23:00Z" w16du:dateUtc="2026-10-20T19:23:00Z">
        <w:r w:rsidR="003E54AC">
          <w:t xml:space="preserve">to </w:t>
        </w:r>
      </w:ins>
      <w:ins w:id="409" w:author="Dionne Solomons" w:date="2026-10-20T21:24:00Z" w16du:dateUtc="2026-10-20T19:24:00Z">
        <w:r w:rsidR="005C0DB2">
          <w:t>personalised</w:t>
        </w:r>
      </w:ins>
      <w:ins w:id="410" w:author="Dionne Solomons" w:date="2026-10-20T21:23:00Z" w16du:dateUtc="2026-10-20T19:23:00Z">
        <w:r w:rsidR="003E54AC">
          <w:t xml:space="preserve"> support, livelihood development, and progression toward</w:t>
        </w:r>
      </w:ins>
      <w:r w:rsidRPr="00545287">
        <w:t xml:space="preserve"> </w:t>
      </w:r>
      <w:del w:id="411" w:author="Dionne Solomons" w:date="2026-10-20T21:24:00Z" w16du:dateUtc="2026-10-20T19:24:00Z">
        <w:r w:rsidRPr="00545287" w:rsidDel="00101AB5">
          <w:delText xml:space="preserve">a </w:delText>
        </w:r>
      </w:del>
      <w:r w:rsidRPr="00545287">
        <w:t>sustainable livelihood</w:t>
      </w:r>
      <w:ins w:id="412" w:author="Dionne Solomons" w:date="2026-10-20T21:24:00Z" w16du:dateUtc="2026-10-20T19:24:00Z">
        <w:r w:rsidR="00101AB5">
          <w:t xml:space="preserve"> outcomes</w:t>
        </w:r>
      </w:ins>
      <w:r w:rsidRPr="00545287">
        <w:t>.</w:t>
      </w:r>
    </w:p>
    <w:p w14:paraId="55BFF19B" w14:textId="79B09173" w:rsidR="00545287" w:rsidRPr="00545287" w:rsidRDefault="00545287" w:rsidP="00545287">
      <w:hyperlink r:id="rId74" w:history="1">
        <w:r w:rsidRPr="00545287">
          <w:rPr>
            <w:rStyle w:val="Hyperlink"/>
            <w:b/>
            <w:bCs/>
          </w:rPr>
          <w:t>Open the full-size process ↗</w:t>
        </w:r>
      </w:hyperlink>
    </w:p>
    <w:p w14:paraId="3FA4A0C6" w14:textId="77777777" w:rsidR="00545287" w:rsidRPr="00545287" w:rsidRDefault="00545287" w:rsidP="00545287">
      <w:r w:rsidRPr="00545287">
        <w:t>Programme brochure</w:t>
      </w:r>
    </w:p>
    <w:p w14:paraId="29B8AC97" w14:textId="4A7BA084" w:rsidR="00545287" w:rsidRPr="00545287" w:rsidRDefault="00545287" w:rsidP="00545287">
      <w:r w:rsidRPr="00545287">
        <w:rPr>
          <w:noProof/>
        </w:rPr>
        <w:lastRenderedPageBreak/>
        <w:drawing>
          <wp:inline distT="0" distB="0" distL="0" distR="0" wp14:anchorId="3B9745E5" wp14:editId="4A323DCE">
            <wp:extent cx="1798605" cy="1800000"/>
            <wp:effectExtent l="0" t="0" r="0" b="0"/>
            <wp:docPr id="2125853996" name="Picture 95" descr="Cover of GBL programme broch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Cover of GBL programme brochur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98605" cy="1800000"/>
                    </a:xfrm>
                    <a:prstGeom prst="rect">
                      <a:avLst/>
                    </a:prstGeom>
                    <a:noFill/>
                    <a:ln>
                      <a:noFill/>
                    </a:ln>
                  </pic:spPr>
                </pic:pic>
              </a:graphicData>
            </a:graphic>
          </wp:inline>
        </w:drawing>
      </w:r>
    </w:p>
    <w:p w14:paraId="2CC1DC79" w14:textId="77777777" w:rsidR="00545287" w:rsidRPr="00545287" w:rsidRDefault="00545287" w:rsidP="00545287">
      <w:r w:rsidRPr="00545287">
        <w:rPr>
          <w:b/>
          <w:bCs/>
        </w:rPr>
        <w:t>GBL programme brochure</w:t>
      </w:r>
    </w:p>
    <w:p w14:paraId="2433C99A" w14:textId="77777777" w:rsidR="00545287" w:rsidRPr="00545287" w:rsidRDefault="00545287" w:rsidP="00545287">
      <w:pPr>
        <w:rPr>
          <w:b/>
          <w:bCs/>
        </w:rPr>
      </w:pPr>
      <w:r w:rsidRPr="00545287">
        <w:rPr>
          <w:b/>
          <w:bCs/>
        </w:rPr>
        <w:t>From social protection to economic empowerment</w:t>
      </w:r>
    </w:p>
    <w:p w14:paraId="71C9E2E6" w14:textId="7EA22FD4" w:rsidR="00545287" w:rsidRPr="00545287" w:rsidRDefault="00545287" w:rsidP="00545287">
      <w:r w:rsidRPr="00545287">
        <w:t>An overview of the programme</w:t>
      </w:r>
      <w:ins w:id="413" w:author="Dionne Solomons" w:date="2026-10-20T21:25:00Z" w16du:dateUtc="2026-10-20T19:25:00Z">
        <w:r w:rsidR="00C34A16">
          <w:t>, its</w:t>
        </w:r>
      </w:ins>
      <w:r w:rsidRPr="00545287">
        <w:t xml:space="preserve"> partnership</w:t>
      </w:r>
      <w:ins w:id="414" w:author="Dionne Solomons" w:date="2026-10-20T21:25:00Z" w16du:dateUtc="2026-10-20T19:25:00Z">
        <w:r w:rsidR="00C34A16">
          <w:t>s</w:t>
        </w:r>
      </w:ins>
      <w:r w:rsidRPr="00545287">
        <w:t xml:space="preserve">, </w:t>
      </w:r>
      <w:del w:id="415" w:author="Dionne Solomons" w:date="2026-10-20T21:25:00Z" w16du:dateUtc="2026-10-20T19:25:00Z">
        <w:r w:rsidRPr="00545287" w:rsidDel="00C34A16">
          <w:delText>purpose,</w:delText>
        </w:r>
      </w:del>
      <w:ins w:id="416" w:author="Dionne Solomons" w:date="2026-10-20T21:25:00Z" w16du:dateUtc="2026-10-20T19:25:00Z">
        <w:r w:rsidR="00C34A16">
          <w:t>the</w:t>
        </w:r>
      </w:ins>
      <w:r w:rsidRPr="00545287">
        <w:t xml:space="preserve"> Graduation approach, participant pathway and delivery </w:t>
      </w:r>
      <w:del w:id="417" w:author="Dionne Solomons" w:date="2026-10-20T21:25:00Z" w16du:dateUtc="2026-10-20T19:25:00Z">
        <w:r w:rsidRPr="00545287" w:rsidDel="00151755">
          <w:delText>team</w:delText>
        </w:r>
      </w:del>
      <w:ins w:id="418" w:author="Dionne Solomons" w:date="2026-10-20T21:25:00Z" w16du:dateUtc="2026-10-20T19:25:00Z">
        <w:r w:rsidR="00151755">
          <w:t>model</w:t>
        </w:r>
      </w:ins>
      <w:r w:rsidRPr="00545287">
        <w:t>.</w:t>
      </w:r>
    </w:p>
    <w:p w14:paraId="1B3DC4C6" w14:textId="6912761B" w:rsidR="00545287" w:rsidRPr="00545287" w:rsidRDefault="00545287" w:rsidP="00545287">
      <w:pPr>
        <w:rPr>
          <w:u w:val="single"/>
        </w:rPr>
      </w:pPr>
      <w:r w:rsidRPr="00545287">
        <w:rPr>
          <w:u w:val="single"/>
        </w:rPr>
        <w:t>See the pillars and the pathway</w:t>
      </w:r>
    </w:p>
    <w:p w14:paraId="4BEF2042" w14:textId="77777777" w:rsidR="007103A5" w:rsidRDefault="007103A5" w:rsidP="007103A5"/>
    <w:p w14:paraId="2891D002" w14:textId="77777777" w:rsidR="00545287" w:rsidRPr="00545287" w:rsidRDefault="00545287" w:rsidP="00545287">
      <w:pPr>
        <w:rPr>
          <w:b/>
          <w:bCs/>
        </w:rPr>
      </w:pPr>
      <w:r w:rsidRPr="00545287">
        <w:rPr>
          <w:b/>
          <w:bCs/>
        </w:rPr>
        <w:t>About the programme</w:t>
      </w:r>
    </w:p>
    <w:p w14:paraId="7CE5B0DE" w14:textId="77777777" w:rsidR="00545287" w:rsidRPr="00545287" w:rsidRDefault="00545287" w:rsidP="00545287">
      <w:pPr>
        <w:rPr>
          <w:b/>
          <w:bCs/>
        </w:rPr>
      </w:pPr>
      <w:r w:rsidRPr="00545287">
        <w:rPr>
          <w:b/>
          <w:bCs/>
        </w:rPr>
        <w:t>Our impact so far</w:t>
      </w:r>
    </w:p>
    <w:p w14:paraId="12BF342E" w14:textId="77777777" w:rsidR="00545287" w:rsidRPr="00545287" w:rsidRDefault="00545287" w:rsidP="00545287">
      <w:pPr>
        <w:rPr>
          <w:b/>
          <w:bCs/>
        </w:rPr>
      </w:pPr>
      <w:r w:rsidRPr="00545287">
        <w:rPr>
          <w:b/>
          <w:bCs/>
        </w:rPr>
        <w:t>Progress in building livelihood pathways</w:t>
      </w:r>
    </w:p>
    <w:p w14:paraId="4C41822E" w14:textId="77777777" w:rsidR="00545287" w:rsidRPr="00545287" w:rsidRDefault="00000000" w:rsidP="00545287">
      <w:r>
        <w:pict w14:anchorId="6ACBD406">
          <v:rect id="_x0000_i1041" style="width:49.5pt;height:1.5pt" o:hrpct="0" o:hralign="center" o:hrstd="t" o:hr="t" fillcolor="#a0a0a0" stroked="f"/>
        </w:pict>
      </w:r>
    </w:p>
    <w:p w14:paraId="082C04C4" w14:textId="6C940766" w:rsidR="00545287" w:rsidRPr="00545287" w:rsidDel="00F34ED8" w:rsidRDefault="00545287" w:rsidP="00545287">
      <w:pPr>
        <w:rPr>
          <w:del w:id="419" w:author="Dionne Solomons" w:date="2026-10-20T21:27:00Z" w16du:dateUtc="2026-10-20T19:27:00Z"/>
        </w:rPr>
      </w:pPr>
      <w:r w:rsidRPr="00545287">
        <w:t xml:space="preserve">Across the </w:t>
      </w:r>
      <w:del w:id="420" w:author="Dionne Solomons" w:date="2026-10-20T21:05:00Z" w16du:dateUtc="2026-10-20T19:05:00Z">
        <w:r w:rsidRPr="00545287" w:rsidDel="00902F7C">
          <w:delText xml:space="preserve">pilot </w:delText>
        </w:r>
      </w:del>
      <w:del w:id="421" w:author="Dionne Solomons" w:date="2026-10-20T21:26:00Z" w16du:dateUtc="2026-10-20T19:26:00Z">
        <w:r w:rsidRPr="00545287" w:rsidDel="00232B7A">
          <w:delText>sites</w:delText>
        </w:r>
      </w:del>
      <w:ins w:id="422" w:author="Dionne Solomons" w:date="2026-10-20T21:26:00Z" w16du:dateUtc="2026-10-20T19:26:00Z">
        <w:r w:rsidR="00232B7A">
          <w:t>project</w:t>
        </w:r>
      </w:ins>
      <w:r w:rsidRPr="00545287">
        <w:t xml:space="preserve">, participants </w:t>
      </w:r>
      <w:ins w:id="423" w:author="Dionne Solomons" w:date="2026-10-20T21:27:00Z" w16du:dateUtc="2026-10-20T19:27:00Z">
        <w:r w:rsidR="00F34ED8">
          <w:t>access personalised support, develop new skills, and progress</w:t>
        </w:r>
      </w:ins>
      <w:del w:id="424" w:author="Dionne Solomons" w:date="2026-10-20T21:26:00Z" w16du:dateUtc="2026-10-20T19:26:00Z">
        <w:r w:rsidRPr="00545287" w:rsidDel="00232B7A">
          <w:delText>receive</w:delText>
        </w:r>
      </w:del>
      <w:del w:id="425" w:author="Dionne Solomons" w:date="2026-10-20T21:27:00Z" w16du:dateUtc="2026-10-20T19:27:00Z">
        <w:r w:rsidRPr="00545287" w:rsidDel="00F34ED8">
          <w:delText xml:space="preserve"> personalised support, develop skills and</w:delText>
        </w:r>
      </w:del>
      <w:ins w:id="426" w:author="Dionne Solomons" w:date="2026-10-20T21:26:00Z" w16du:dateUtc="2026-10-20T19:26:00Z">
        <w:r w:rsidR="00F34ED8">
          <w:t xml:space="preserve"> along</w:t>
        </w:r>
      </w:ins>
      <w:del w:id="427" w:author="Dionne Solomons" w:date="2026-10-20T21:26:00Z" w16du:dateUtc="2026-10-20T19:26:00Z">
        <w:r w:rsidRPr="00545287" w:rsidDel="00F34ED8">
          <w:delText xml:space="preserve"> acces</w:delText>
        </w:r>
      </w:del>
      <w:del w:id="428" w:author="Dionne Solomons" w:date="2026-10-20T21:27:00Z" w16du:dateUtc="2026-10-20T19:27:00Z">
        <w:r w:rsidRPr="00545287" w:rsidDel="00F34ED8">
          <w:delText>s</w:delText>
        </w:r>
      </w:del>
      <w:r w:rsidRPr="00545287">
        <w:t xml:space="preserve"> employment and entrepreneurship </w:t>
      </w:r>
      <w:del w:id="429" w:author="Dionne Solomons" w:date="2026-10-20T21:27:00Z" w16du:dateUtc="2026-10-20T19:27:00Z">
        <w:r w:rsidRPr="00545287" w:rsidDel="00F34ED8">
          <w:delText>opportunities</w:delText>
        </w:r>
      </w:del>
      <w:ins w:id="430" w:author="Dionne Solomons" w:date="2026-10-20T21:27:00Z" w16du:dateUtc="2026-10-20T19:27:00Z">
        <w:r w:rsidR="00F34ED8">
          <w:t>pathway</w:t>
        </w:r>
        <w:r w:rsidR="00F34ED8" w:rsidRPr="00545287">
          <w:t>s</w:t>
        </w:r>
      </w:ins>
      <w:r w:rsidRPr="00545287">
        <w:t>.</w:t>
      </w:r>
      <w:ins w:id="431" w:author="Dionne Solomons" w:date="2026-10-20T21:27:00Z" w16du:dateUtc="2026-10-20T19:27:00Z">
        <w:r w:rsidR="00F34ED8">
          <w:t xml:space="preserve"> </w:t>
        </w:r>
      </w:ins>
    </w:p>
    <w:p w14:paraId="1BBF95D1" w14:textId="794A9A8D" w:rsidR="00545287" w:rsidRPr="00545287" w:rsidRDefault="00545287" w:rsidP="00545287">
      <w:r w:rsidRPr="00545287">
        <w:t xml:space="preserve">These figures provide a </w:t>
      </w:r>
      <w:del w:id="432" w:author="Dionne Solomons" w:date="2026-10-20T21:27:00Z" w16du:dateUtc="2026-10-20T19:27:00Z">
        <w:r w:rsidRPr="00545287" w:rsidDel="00E26766">
          <w:delText xml:space="preserve">current </w:delText>
        </w:r>
      </w:del>
      <w:ins w:id="433" w:author="Dionne Solomons" w:date="2026-10-20T21:27:00Z" w16du:dateUtc="2026-10-20T19:27:00Z">
        <w:r w:rsidR="00E26766">
          <w:t>snapshot</w:t>
        </w:r>
        <w:r w:rsidR="00E26766" w:rsidRPr="00545287">
          <w:t xml:space="preserve"> </w:t>
        </w:r>
      </w:ins>
      <w:del w:id="434" w:author="Dionne Solomons" w:date="2026-10-20T21:27:00Z" w16du:dateUtc="2026-10-20T19:27:00Z">
        <w:r w:rsidRPr="00545287" w:rsidDel="00E26766">
          <w:delText xml:space="preserve">view </w:delText>
        </w:r>
      </w:del>
      <w:r w:rsidRPr="00545287">
        <w:t>of participant reach and support recorded through the programme’s management information system. Training categories may overlap.</w:t>
      </w:r>
    </w:p>
    <w:p w14:paraId="1FE338C3" w14:textId="3E6A553D" w:rsidR="00545287" w:rsidRPr="00545287" w:rsidRDefault="00545287" w:rsidP="00545287">
      <w:r w:rsidRPr="00545287">
        <w:rPr>
          <w:b/>
          <w:bCs/>
        </w:rPr>
        <w:t>1,</w:t>
      </w:r>
      <w:del w:id="435" w:author="Dionne Solomons" w:date="2026-10-20T22:08:00Z" w16du:dateUtc="2026-10-20T20:08:00Z">
        <w:r w:rsidRPr="00545287" w:rsidDel="001423C3">
          <w:rPr>
            <w:b/>
            <w:bCs/>
          </w:rPr>
          <w:delText>823</w:delText>
        </w:r>
      </w:del>
      <w:ins w:id="436" w:author="Dionne Solomons" w:date="2026-10-20T22:08:00Z" w16du:dateUtc="2026-10-20T20:08:00Z">
        <w:r w:rsidR="001423C3" w:rsidRPr="00545287">
          <w:rPr>
            <w:b/>
            <w:bCs/>
          </w:rPr>
          <w:t>8</w:t>
        </w:r>
        <w:r w:rsidR="001423C3">
          <w:rPr>
            <w:b/>
            <w:bCs/>
          </w:rPr>
          <w:t>55</w:t>
        </w:r>
        <w:r w:rsidR="001423C3">
          <w:rPr>
            <w:b/>
            <w:bCs/>
          </w:rPr>
          <w:t xml:space="preserve"> </w:t>
        </w:r>
      </w:ins>
      <w:r w:rsidRPr="00545287">
        <w:t>Participants profiled</w:t>
      </w:r>
    </w:p>
    <w:p w14:paraId="6B054F67" w14:textId="74068D90" w:rsidR="00545287" w:rsidRPr="00545287" w:rsidRDefault="00545287" w:rsidP="00545287">
      <w:commentRangeStart w:id="437"/>
      <w:r w:rsidRPr="00545287">
        <w:rPr>
          <w:b/>
          <w:bCs/>
        </w:rPr>
        <w:t>232</w:t>
      </w:r>
      <w:ins w:id="438" w:author="Dionne Solomons" w:date="2026-10-20T21:04:00Z" w16du:dateUtc="2026-10-20T19:04:00Z">
        <w:r w:rsidR="005E4B61">
          <w:rPr>
            <w:b/>
            <w:bCs/>
          </w:rPr>
          <w:t xml:space="preserve"> </w:t>
        </w:r>
      </w:ins>
      <w:r w:rsidRPr="00545287">
        <w:t>Linked to employment pathways</w:t>
      </w:r>
      <w:commentRangeEnd w:id="437"/>
      <w:r w:rsidR="00AF6FF4" w:rsidRPr="00545287">
        <w:rPr>
          <w:rStyle w:val="CommentReference"/>
          <w:sz w:val="24"/>
          <w:szCs w:val="24"/>
        </w:rPr>
        <w:commentReference w:id="437"/>
      </w:r>
    </w:p>
    <w:p w14:paraId="45C415F5" w14:textId="632CF1C0" w:rsidR="00545287" w:rsidRPr="00545287" w:rsidRDefault="00545287" w:rsidP="00545287">
      <w:commentRangeStart w:id="439"/>
      <w:r w:rsidRPr="00545287">
        <w:rPr>
          <w:b/>
          <w:bCs/>
        </w:rPr>
        <w:t>320</w:t>
      </w:r>
      <w:ins w:id="440" w:author="Dionne Solomons" w:date="2026-10-20T21:04:00Z" w16du:dateUtc="2026-10-20T19:04:00Z">
        <w:r w:rsidR="005E4B61">
          <w:rPr>
            <w:b/>
            <w:bCs/>
          </w:rPr>
          <w:t xml:space="preserve"> </w:t>
        </w:r>
      </w:ins>
      <w:r w:rsidRPr="00545287">
        <w:t>Operating businesses</w:t>
      </w:r>
      <w:commentRangeEnd w:id="439"/>
      <w:r w:rsidR="00D97CC8" w:rsidRPr="00545287">
        <w:rPr>
          <w:rStyle w:val="CommentReference"/>
          <w:sz w:val="24"/>
          <w:szCs w:val="24"/>
        </w:rPr>
        <w:commentReference w:id="439"/>
      </w:r>
    </w:p>
    <w:p w14:paraId="0E8B3571" w14:textId="73DF207E" w:rsidR="00545287" w:rsidRPr="00545287" w:rsidRDefault="00545287" w:rsidP="00545287">
      <w:del w:id="441" w:author="Dionne Solomons" w:date="2026-10-20T22:14:00Z" w16du:dateUtc="2026-10-20T20:14:00Z">
        <w:r w:rsidRPr="00545287" w:rsidDel="000C4A1F">
          <w:rPr>
            <w:b/>
            <w:bCs/>
          </w:rPr>
          <w:delText>21</w:delText>
        </w:r>
      </w:del>
      <w:ins w:id="442" w:author="Dionne Solomons" w:date="2026-10-20T22:16:00Z" w16du:dateUtc="2026-10-20T20:16:00Z">
        <w:r w:rsidR="00BC0983">
          <w:rPr>
            <w:b/>
            <w:bCs/>
          </w:rPr>
          <w:t>26</w:t>
        </w:r>
      </w:ins>
      <w:ins w:id="443" w:author="Dionne Solomons" w:date="2026-10-20T22:14:00Z" w16du:dateUtc="2026-10-20T20:14:00Z">
        <w:r w:rsidR="000C4A1F">
          <w:rPr>
            <w:b/>
            <w:bCs/>
          </w:rPr>
          <w:t xml:space="preserve"> </w:t>
        </w:r>
      </w:ins>
      <w:r w:rsidRPr="00545287">
        <w:t>NYDA asset vouchers</w:t>
      </w:r>
    </w:p>
    <w:p w14:paraId="0D8DF6F0" w14:textId="09A61B8C" w:rsidR="00545287" w:rsidRPr="00545287" w:rsidRDefault="00545287" w:rsidP="00545287">
      <w:del w:id="444" w:author="Dionne Solomons" w:date="2026-10-20T22:19:00Z" w16du:dateUtc="2026-10-20T20:19:00Z">
        <w:r w:rsidRPr="00545287" w:rsidDel="007545C0">
          <w:rPr>
            <w:b/>
            <w:bCs/>
          </w:rPr>
          <w:delText>832</w:delText>
        </w:r>
      </w:del>
      <w:ins w:id="445" w:author="Dionne Solomons" w:date="2026-10-20T22:19:00Z" w16du:dateUtc="2026-10-20T20:19:00Z">
        <w:r w:rsidR="007545C0">
          <w:rPr>
            <w:b/>
            <w:bCs/>
          </w:rPr>
          <w:t>934</w:t>
        </w:r>
        <w:r w:rsidR="007545C0">
          <w:rPr>
            <w:b/>
            <w:bCs/>
          </w:rPr>
          <w:t xml:space="preserve"> </w:t>
        </w:r>
      </w:ins>
      <w:r w:rsidRPr="00545287">
        <w:t>Receiving personal mastery support</w:t>
      </w:r>
    </w:p>
    <w:p w14:paraId="1A470239" w14:textId="340A560C" w:rsidR="00545287" w:rsidRPr="00545287" w:rsidRDefault="00545287" w:rsidP="00545287">
      <w:r w:rsidRPr="00545287">
        <w:rPr>
          <w:b/>
          <w:bCs/>
        </w:rPr>
        <w:t>586</w:t>
      </w:r>
      <w:ins w:id="446" w:author="Dionne Solomons" w:date="2026-10-20T21:04:00Z" w16du:dateUtc="2026-10-20T19:04:00Z">
        <w:r w:rsidR="005E4B61">
          <w:rPr>
            <w:b/>
            <w:bCs/>
          </w:rPr>
          <w:t xml:space="preserve"> </w:t>
        </w:r>
      </w:ins>
      <w:r w:rsidRPr="00545287">
        <w:t>Receiving technical skills training</w:t>
      </w:r>
    </w:p>
    <w:p w14:paraId="312CFE8E" w14:textId="3CDD5C67" w:rsidR="00545287" w:rsidRPr="00545287" w:rsidRDefault="00545287" w:rsidP="00545287">
      <w:commentRangeStart w:id="447"/>
      <w:del w:id="448" w:author="Dionne Solomons" w:date="2026-10-20T22:26:00Z" w16du:dateUtc="2026-10-20T20:26:00Z">
        <w:r w:rsidRPr="00545287" w:rsidDel="00137C8F">
          <w:rPr>
            <w:b/>
            <w:bCs/>
          </w:rPr>
          <w:delText>485</w:delText>
        </w:r>
      </w:del>
      <w:ins w:id="449" w:author="Dionne Solomons" w:date="2026-10-20T22:26:00Z" w16du:dateUtc="2026-10-20T20:26:00Z">
        <w:r w:rsidR="00137C8F">
          <w:rPr>
            <w:b/>
            <w:bCs/>
          </w:rPr>
          <w:t>782</w:t>
        </w:r>
        <w:r w:rsidR="00137C8F">
          <w:rPr>
            <w:b/>
            <w:bCs/>
          </w:rPr>
          <w:t xml:space="preserve"> </w:t>
        </w:r>
      </w:ins>
      <w:r w:rsidRPr="00545287">
        <w:t>Receiving business development support</w:t>
      </w:r>
      <w:commentRangeEnd w:id="447"/>
      <w:r w:rsidR="004A44B7" w:rsidRPr="00545287">
        <w:rPr>
          <w:rStyle w:val="CommentReference"/>
          <w:sz w:val="24"/>
          <w:szCs w:val="24"/>
        </w:rPr>
        <w:commentReference w:id="447"/>
      </w:r>
    </w:p>
    <w:p w14:paraId="56EF1238" w14:textId="262E49C1" w:rsidR="00545287" w:rsidRDefault="00545287" w:rsidP="00545287">
      <w:r w:rsidRPr="00545287">
        <w:t>See the full tracker</w:t>
      </w:r>
    </w:p>
    <w:p w14:paraId="739E5E83" w14:textId="77777777" w:rsidR="00545287" w:rsidRDefault="00545287" w:rsidP="00545287"/>
    <w:p w14:paraId="2F305733" w14:textId="77777777" w:rsidR="00545287" w:rsidRPr="00545287" w:rsidRDefault="00545287" w:rsidP="00545287">
      <w:pPr>
        <w:rPr>
          <w:b/>
          <w:bCs/>
        </w:rPr>
      </w:pPr>
      <w:r w:rsidRPr="00545287">
        <w:rPr>
          <w:b/>
          <w:bCs/>
        </w:rPr>
        <w:lastRenderedPageBreak/>
        <w:t>About the programme</w:t>
      </w:r>
    </w:p>
    <w:p w14:paraId="6C8E1CF6" w14:textId="77777777" w:rsidR="00545287" w:rsidRPr="00545287" w:rsidRDefault="00545287" w:rsidP="00545287">
      <w:pPr>
        <w:rPr>
          <w:b/>
          <w:bCs/>
        </w:rPr>
      </w:pPr>
      <w:r w:rsidRPr="00545287">
        <w:rPr>
          <w:b/>
          <w:bCs/>
        </w:rPr>
        <w:t>Stories of change</w:t>
      </w:r>
    </w:p>
    <w:p w14:paraId="22F9F69D" w14:textId="77777777" w:rsidR="00545287" w:rsidRPr="00545287" w:rsidRDefault="00545287" w:rsidP="00545287">
      <w:pPr>
        <w:rPr>
          <w:b/>
          <w:bCs/>
        </w:rPr>
      </w:pPr>
      <w:r w:rsidRPr="00545287">
        <w:rPr>
          <w:b/>
          <w:bCs/>
        </w:rPr>
        <w:t>Participants’ journeys and coaches’ reflections</w:t>
      </w:r>
    </w:p>
    <w:p w14:paraId="6A76B894" w14:textId="77777777" w:rsidR="00545287" w:rsidRPr="00545287" w:rsidRDefault="00000000" w:rsidP="00545287">
      <w:r>
        <w:pict w14:anchorId="3DFD8E3B">
          <v:rect id="_x0000_i1042" style="width:49.5pt;height:1.5pt" o:hrpct="0" o:hralign="center" o:hrstd="t" o:hr="t" fillcolor="#a0a0a0" stroked="f"/>
        </w:pict>
      </w:r>
    </w:p>
    <w:p w14:paraId="6793F3E8" w14:textId="3E67CB3E" w:rsidR="00545287" w:rsidRPr="00545287" w:rsidRDefault="00545287" w:rsidP="00545287">
      <w:r w:rsidRPr="00545287">
        <w:t xml:space="preserve">Behind every number is a person building a livelihood. GBL’s progress is best understood through the experiences of </w:t>
      </w:r>
      <w:del w:id="450" w:author="Dionne Solomons" w:date="2026-10-20T21:28:00Z" w16du:dateUtc="2026-10-20T19:28:00Z">
        <w:r w:rsidRPr="00545287" w:rsidDel="00B72236">
          <w:delText>the people participating in the programme</w:delText>
        </w:r>
      </w:del>
      <w:ins w:id="451" w:author="Dionne Solomons" w:date="2026-10-20T21:28:00Z" w16du:dateUtc="2026-10-20T19:28:00Z">
        <w:r w:rsidR="00B72236">
          <w:t>programme participants</w:t>
        </w:r>
      </w:ins>
      <w:r w:rsidRPr="00545287">
        <w:t>.</w:t>
      </w:r>
    </w:p>
    <w:p w14:paraId="32010BEF" w14:textId="57B17F2D" w:rsidR="00545287" w:rsidRPr="00545287" w:rsidRDefault="00545287" w:rsidP="00545287">
      <w:r w:rsidRPr="00545287">
        <w:t xml:space="preserve">Across the </w:t>
      </w:r>
      <w:del w:id="452" w:author="Dionne Solomons" w:date="2026-10-20T21:05:00Z" w16du:dateUtc="2026-10-20T19:05:00Z">
        <w:r w:rsidRPr="00545287" w:rsidDel="00902F7C">
          <w:delText xml:space="preserve">pilot </w:delText>
        </w:r>
      </w:del>
      <w:r w:rsidRPr="00545287">
        <w:t>sites, participants are developing skills, starting and strengthening businesses, accessing employment opportunities and building confidence in their ability to improve their circumstances.</w:t>
      </w:r>
    </w:p>
    <w:p w14:paraId="6D33A4F1" w14:textId="77777777" w:rsidR="00545287" w:rsidRPr="00545287" w:rsidRDefault="00545287" w:rsidP="00545287">
      <w:r w:rsidRPr="00545287">
        <w:t>These stories document the opportunities, challenges and support that shape their journeys.</w:t>
      </w:r>
    </w:p>
    <w:p w14:paraId="714B9893" w14:textId="77777777" w:rsidR="00545287" w:rsidRPr="00545287" w:rsidRDefault="00545287" w:rsidP="00545287">
      <w:r w:rsidRPr="00545287">
        <w:t>Participant impact stories</w:t>
      </w:r>
    </w:p>
    <w:p w14:paraId="7C29364F" w14:textId="77777777" w:rsidR="00545287" w:rsidRPr="00545287" w:rsidRDefault="00545287" w:rsidP="00545287">
      <w:r w:rsidRPr="00545287">
        <w:rPr>
          <w:b/>
          <w:bCs/>
        </w:rPr>
        <w:t>21 participant journeys</w:t>
      </w:r>
      <w:r w:rsidRPr="00545287">
        <w:t xml:space="preserve"> showing progress through employment, enterprise, education, productive assets and combined livelihood pathways.</w:t>
      </w:r>
    </w:p>
    <w:p w14:paraId="5E52B6E0" w14:textId="2BB30BD4" w:rsidR="00B5001C" w:rsidRDefault="00545287" w:rsidP="00545287">
      <w:pPr>
        <w:rPr>
          <w:ins w:id="453" w:author="Dionne Solomons" w:date="2026-10-20T21:29:00Z" w16du:dateUtc="2026-10-20T19:29:00Z"/>
        </w:rPr>
      </w:pPr>
      <w:r w:rsidRPr="00545287">
        <w:rPr>
          <w:b/>
          <w:bCs/>
        </w:rPr>
        <w:t>Province</w:t>
      </w:r>
      <w:ins w:id="454" w:author="Dionne Solomons" w:date="2026-10-20T21:29:00Z" w16du:dateUtc="2026-10-20T19:29:00Z">
        <w:r w:rsidR="00B5001C">
          <w:rPr>
            <w:b/>
            <w:bCs/>
          </w:rPr>
          <w:t xml:space="preserve"> </w:t>
        </w:r>
      </w:ins>
      <w:r w:rsidRPr="00545287">
        <w:t>All provinces</w:t>
      </w:r>
      <w:ins w:id="455" w:author="Dionne Solomons" w:date="2026-10-20T21:29:00Z" w16du:dateUtc="2026-10-20T19:29:00Z">
        <w:r w:rsidR="00B5001C">
          <w:t xml:space="preserve"> | </w:t>
        </w:r>
      </w:ins>
      <w:r w:rsidRPr="00545287">
        <w:t>Free State</w:t>
      </w:r>
      <w:ins w:id="456" w:author="Dionne Solomons" w:date="2026-10-20T21:29:00Z" w16du:dateUtc="2026-10-20T19:29:00Z">
        <w:r w:rsidR="00B5001C">
          <w:t xml:space="preserve"> | </w:t>
        </w:r>
      </w:ins>
      <w:r w:rsidRPr="00545287">
        <w:t>Gauteng</w:t>
      </w:r>
      <w:ins w:id="457" w:author="Dionne Solomons" w:date="2026-10-20T21:29:00Z" w16du:dateUtc="2026-10-20T19:29:00Z">
        <w:r w:rsidR="00B5001C">
          <w:t xml:space="preserve"> | </w:t>
        </w:r>
      </w:ins>
      <w:r w:rsidRPr="00545287">
        <w:t>KwaZulu-Natal</w:t>
      </w:r>
    </w:p>
    <w:p w14:paraId="491000B6" w14:textId="554350FB" w:rsidR="00B5001C" w:rsidRDefault="00545287" w:rsidP="00545287">
      <w:pPr>
        <w:rPr>
          <w:ins w:id="458" w:author="Dionne Solomons" w:date="2026-10-20T21:29:00Z" w16du:dateUtc="2026-10-20T19:29:00Z"/>
        </w:rPr>
      </w:pPr>
      <w:r w:rsidRPr="00545287">
        <w:rPr>
          <w:b/>
          <w:bCs/>
        </w:rPr>
        <w:t>Livelihood pathway</w:t>
      </w:r>
      <w:ins w:id="459" w:author="Dionne Solomons" w:date="2026-10-20T21:29:00Z" w16du:dateUtc="2026-10-20T19:29:00Z">
        <w:r w:rsidR="00B5001C">
          <w:rPr>
            <w:b/>
            <w:bCs/>
          </w:rPr>
          <w:t xml:space="preserve"> </w:t>
        </w:r>
      </w:ins>
      <w:r w:rsidRPr="00545287">
        <w:t>All pathways</w:t>
      </w:r>
      <w:ins w:id="460" w:author="Dionne Solomons" w:date="2026-10-20T21:29:00Z" w16du:dateUtc="2026-10-20T19:29:00Z">
        <w:r w:rsidR="00B5001C">
          <w:t xml:space="preserve"> | </w:t>
        </w:r>
      </w:ins>
      <w:r w:rsidRPr="00545287">
        <w:t>Employment</w:t>
      </w:r>
      <w:ins w:id="461" w:author="Dionne Solomons" w:date="2026-10-20T21:29:00Z" w16du:dateUtc="2026-10-20T19:29:00Z">
        <w:r w:rsidR="00B5001C">
          <w:t xml:space="preserve"> | </w:t>
        </w:r>
      </w:ins>
      <w:r w:rsidRPr="00545287">
        <w:t>Entrepreneurship</w:t>
      </w:r>
    </w:p>
    <w:p w14:paraId="54157F17" w14:textId="7344C1F3" w:rsidR="00545287" w:rsidRPr="00545287" w:rsidRDefault="00545287" w:rsidP="00545287">
      <w:r w:rsidRPr="00545287">
        <w:rPr>
          <w:b/>
          <w:bCs/>
        </w:rPr>
        <w:t>Type of support</w:t>
      </w:r>
      <w:ins w:id="462" w:author="Dionne Solomons" w:date="2026-10-20T21:29:00Z" w16du:dateUtc="2026-10-20T19:29:00Z">
        <w:r w:rsidR="00B5001C">
          <w:rPr>
            <w:b/>
            <w:bCs/>
          </w:rPr>
          <w:t xml:space="preserve"> </w:t>
        </w:r>
      </w:ins>
      <w:r w:rsidRPr="00545287">
        <w:t>All support types</w:t>
      </w:r>
      <w:ins w:id="463" w:author="Dionne Solomons" w:date="2026-10-20T21:29:00Z" w16du:dateUtc="2026-10-20T19:29:00Z">
        <w:r w:rsidR="00B5001C">
          <w:t xml:space="preserve"> | </w:t>
        </w:r>
      </w:ins>
      <w:r w:rsidRPr="00545287">
        <w:t>Personal development and wellbeing</w:t>
      </w:r>
      <w:ins w:id="464" w:author="Dionne Solomons" w:date="2026-10-20T21:29:00Z" w16du:dateUtc="2026-10-20T19:29:00Z">
        <w:r w:rsidR="00B5001C">
          <w:t xml:space="preserve"> | </w:t>
        </w:r>
      </w:ins>
      <w:r w:rsidRPr="00545287">
        <w:t>Employment preparation and placement</w:t>
      </w:r>
      <w:ins w:id="465" w:author="Dionne Solomons" w:date="2026-10-20T21:29:00Z" w16du:dateUtc="2026-10-20T19:29:00Z">
        <w:r w:rsidR="00B5001C">
          <w:t xml:space="preserve"> </w:t>
        </w:r>
      </w:ins>
      <w:ins w:id="466" w:author="Dionne Solomons" w:date="2026-10-20T21:30:00Z" w16du:dateUtc="2026-10-20T19:30:00Z">
        <w:r w:rsidR="00B5001C">
          <w:t xml:space="preserve">| </w:t>
        </w:r>
      </w:ins>
      <w:r w:rsidRPr="00545287">
        <w:t>Business development</w:t>
      </w:r>
      <w:ins w:id="467" w:author="Dionne Solomons" w:date="2026-10-20T21:30:00Z" w16du:dateUtc="2026-10-20T19:30:00Z">
        <w:r w:rsidR="00B5001C">
          <w:t xml:space="preserve"> | </w:t>
        </w:r>
      </w:ins>
      <w:r w:rsidRPr="00545287">
        <w:t>Financial capability</w:t>
      </w:r>
      <w:ins w:id="468" w:author="Dionne Solomons" w:date="2026-10-20T21:30:00Z" w16du:dateUtc="2026-10-20T19:30:00Z">
        <w:r w:rsidR="00B5001C">
          <w:t xml:space="preserve"> | </w:t>
        </w:r>
      </w:ins>
      <w:r w:rsidRPr="00545287">
        <w:t>Funding and productive assets</w:t>
      </w:r>
      <w:ins w:id="469" w:author="Dionne Solomons" w:date="2026-10-20T21:30:00Z" w16du:dateUtc="2026-10-20T19:30:00Z">
        <w:r w:rsidR="00B5001C">
          <w:t xml:space="preserve"> | </w:t>
        </w:r>
      </w:ins>
      <w:r w:rsidRPr="00545287">
        <w:t>Technical and vocational skills</w:t>
      </w:r>
      <w:ins w:id="470" w:author="Dionne Solomons" w:date="2026-10-20T21:30:00Z" w16du:dateUtc="2026-10-20T19:30:00Z">
        <w:r w:rsidR="00B5001C">
          <w:t xml:space="preserve"> | </w:t>
        </w:r>
      </w:ins>
      <w:r w:rsidRPr="00545287">
        <w:t>Coaching and mentorship</w:t>
      </w:r>
      <w:ins w:id="471" w:author="Dionne Solomons" w:date="2026-10-20T21:30:00Z" w16du:dateUtc="2026-10-20T19:30:00Z">
        <w:r w:rsidR="00B5001C">
          <w:t xml:space="preserve"> | </w:t>
        </w:r>
      </w:ins>
      <w:r w:rsidRPr="00545287">
        <w:t>Clear filters</w:t>
      </w:r>
    </w:p>
    <w:p w14:paraId="57B98213" w14:textId="77777777" w:rsidR="00545287" w:rsidRPr="00545287" w:rsidRDefault="00545287" w:rsidP="00545287">
      <w:r w:rsidRPr="00545287">
        <w:t>Showing all 21 stories</w:t>
      </w:r>
    </w:p>
    <w:p w14:paraId="14DD9BC8" w14:textId="77777777" w:rsidR="00B5001C" w:rsidRDefault="00545287" w:rsidP="00545287">
      <w:pPr>
        <w:rPr>
          <w:ins w:id="472" w:author="Dionne Solomons" w:date="2026-10-20T21:30:00Z" w16du:dateUtc="2026-10-20T19:30:00Z"/>
          <w:b/>
          <w:bCs/>
        </w:rPr>
      </w:pPr>
      <w:r w:rsidRPr="00545287">
        <w:rPr>
          <w:b/>
          <w:bCs/>
        </w:rPr>
        <w:t>01Amanda Novukela</w:t>
      </w:r>
    </w:p>
    <w:p w14:paraId="02C00240" w14:textId="5D40AA99" w:rsidR="00545287" w:rsidRPr="00545287" w:rsidRDefault="00545287" w:rsidP="00545287">
      <w:r w:rsidRPr="00545287">
        <w:t>From vulnerability to economic agency+</w:t>
      </w:r>
    </w:p>
    <w:p w14:paraId="1B230195" w14:textId="77777777" w:rsidR="00545287" w:rsidRPr="00545287" w:rsidRDefault="00545287" w:rsidP="00545287">
      <w:pPr>
        <w:rPr>
          <w:b/>
          <w:bCs/>
        </w:rPr>
      </w:pPr>
      <w:r w:rsidRPr="00545287">
        <w:rPr>
          <w:b/>
          <w:bCs/>
        </w:rPr>
        <w:t>Supported by Nokuthula Ngcobo · KwaMashu, KwaZulu-Natal</w:t>
      </w:r>
    </w:p>
    <w:p w14:paraId="29006AAE" w14:textId="366E42C3" w:rsidR="00545287" w:rsidRPr="00545287" w:rsidRDefault="00545287" w:rsidP="00545287">
      <w:r w:rsidRPr="00545287">
        <w:t>Employment</w:t>
      </w:r>
      <w:ins w:id="473" w:author="Dionne Solomons" w:date="2026-10-20T21:30:00Z" w16du:dateUtc="2026-10-20T19:30:00Z">
        <w:r w:rsidR="00B5001C">
          <w:t xml:space="preserve"> | </w:t>
        </w:r>
      </w:ins>
      <w:r w:rsidRPr="00545287">
        <w:t>Entrepreneurship</w:t>
      </w:r>
      <w:ins w:id="474" w:author="Dionne Solomons" w:date="2026-10-20T21:30:00Z" w16du:dateUtc="2026-10-20T19:30:00Z">
        <w:r w:rsidR="00B5001C">
          <w:t xml:space="preserve"> | </w:t>
        </w:r>
      </w:ins>
      <w:r w:rsidRPr="00545287">
        <w:t>Personal development and wellbeing</w:t>
      </w:r>
      <w:ins w:id="475" w:author="Dionne Solomons" w:date="2026-10-20T21:30:00Z" w16du:dateUtc="2026-10-20T19:30:00Z">
        <w:r w:rsidR="00B5001C">
          <w:t xml:space="preserve"> | </w:t>
        </w:r>
      </w:ins>
      <w:r w:rsidRPr="00545287">
        <w:t>Business development</w:t>
      </w:r>
      <w:ins w:id="476" w:author="Dionne Solomons" w:date="2026-10-20T21:30:00Z" w16du:dateUtc="2026-10-20T19:30:00Z">
        <w:r w:rsidR="00B5001C">
          <w:t xml:space="preserve"> | </w:t>
        </w:r>
      </w:ins>
      <w:r w:rsidRPr="00545287">
        <w:t>Financial capability</w:t>
      </w:r>
      <w:ins w:id="477" w:author="Dionne Solomons" w:date="2026-10-20T21:30:00Z" w16du:dateUtc="2026-10-20T19:30:00Z">
        <w:r w:rsidR="00B5001C">
          <w:t xml:space="preserve"> | </w:t>
        </w:r>
      </w:ins>
      <w:r w:rsidRPr="00545287">
        <w:t>Funding and productive assets</w:t>
      </w:r>
      <w:ins w:id="478" w:author="Dionne Solomons" w:date="2026-10-20T21:30:00Z" w16du:dateUtc="2026-10-20T19:30:00Z">
        <w:r w:rsidR="00B5001C">
          <w:t xml:space="preserve"> | </w:t>
        </w:r>
      </w:ins>
      <w:r w:rsidRPr="00545287">
        <w:t>Coaching and mentorship</w:t>
      </w:r>
    </w:p>
    <w:p w14:paraId="10094C83" w14:textId="77777777" w:rsidR="00545287" w:rsidRPr="00545287" w:rsidRDefault="00545287" w:rsidP="00545287">
      <w:r w:rsidRPr="00545287">
        <w:t>When Amanda joined GBL in September 2024, she was unemployed and living with her mother, daughter and four siblings in a single-room home. Her household relied heavily on social grants, while alcohol dependency and financial pressure left her feeling lost and uncertain about how to change her circumstances.</w:t>
      </w:r>
    </w:p>
    <w:p w14:paraId="4FC8F303" w14:textId="77777777" w:rsidR="00545287" w:rsidRPr="00545287" w:rsidRDefault="00545287" w:rsidP="00545287">
      <w:r w:rsidRPr="00545287">
        <w:lastRenderedPageBreak/>
        <w:t>Amanda committed fully to the programme. Life-skills and mindset-shift sessions helped her rebuild confidence, while ongoing coaching with Linkages Facilitator Nokuthula Ngcobo strengthened her personal mastery, financial discipline and decision-making. She also completed financial literacy and business management training.</w:t>
      </w:r>
    </w:p>
    <w:p w14:paraId="6B1FA77C" w14:textId="77777777" w:rsidR="00545287" w:rsidRPr="00545287" w:rsidRDefault="00545287" w:rsidP="00545287">
      <w:r w:rsidRPr="00545287">
        <w:t>She has since secured a one-year position with the Community Safety and Liaison Department, earning a reliable monthly income. Alongside employment, she runs Dynamite Day Care Centre for 13 children, sells eggs and spices, and maintains a vegetable garden with her mother.</w:t>
      </w:r>
    </w:p>
    <w:p w14:paraId="38692161" w14:textId="77777777" w:rsidR="00545287" w:rsidRPr="00545287" w:rsidRDefault="00545287" w:rsidP="00545287">
      <w:r w:rsidRPr="00545287">
        <w:t>By combining employment with several enterprise activities, Amanda has created a more resilient livelihood. She saves regularly, is increasing her productive assets and is using her income to build a four-room family home. Her next step is to seek NYDA funding to expand her businesses while continuing light-touch mentorship.</w:t>
      </w:r>
    </w:p>
    <w:p w14:paraId="34325E48" w14:textId="77777777" w:rsidR="00545287" w:rsidRPr="00545287" w:rsidRDefault="00545287" w:rsidP="00545287">
      <w:pPr>
        <w:rPr>
          <w:i/>
          <w:iCs/>
        </w:rPr>
      </w:pPr>
      <w:r w:rsidRPr="00545287">
        <w:rPr>
          <w:i/>
          <w:iCs/>
        </w:rPr>
        <w:t>“Today, I am an employee at the Community Safety and Liaison Department earning my own salary, a day care owner, a business owner selling spices and eggs, and a homeowner. I can finally give my daughter and my family a proper future.”</w:t>
      </w:r>
    </w:p>
    <w:p w14:paraId="527DEA71" w14:textId="77777777" w:rsidR="00B5001C" w:rsidRDefault="00545287" w:rsidP="00545287">
      <w:pPr>
        <w:rPr>
          <w:ins w:id="479" w:author="Dionne Solomons" w:date="2026-10-20T21:30:00Z" w16du:dateUtc="2026-10-20T19:30:00Z"/>
          <w:b/>
          <w:bCs/>
        </w:rPr>
      </w:pPr>
      <w:r w:rsidRPr="00545287">
        <w:rPr>
          <w:b/>
          <w:bCs/>
        </w:rPr>
        <w:t>02</w:t>
      </w:r>
      <w:ins w:id="480" w:author="Dionne Solomons" w:date="2026-10-20T21:30:00Z" w16du:dateUtc="2026-10-20T19:30:00Z">
        <w:r w:rsidR="00B5001C">
          <w:rPr>
            <w:b/>
            <w:bCs/>
          </w:rPr>
          <w:t xml:space="preserve"> </w:t>
        </w:r>
      </w:ins>
      <w:r w:rsidRPr="00545287">
        <w:rPr>
          <w:b/>
          <w:bCs/>
        </w:rPr>
        <w:t>Snethemba Hope Hadebe</w:t>
      </w:r>
    </w:p>
    <w:p w14:paraId="0B57B40B" w14:textId="084B796C" w:rsidR="00545287" w:rsidRPr="00545287" w:rsidRDefault="00545287" w:rsidP="00545287">
      <w:r w:rsidRPr="00545287">
        <w:t>Restoring hope and rebuilding opportunity+</w:t>
      </w:r>
    </w:p>
    <w:p w14:paraId="3EA2D334" w14:textId="77777777" w:rsidR="00545287" w:rsidRPr="00545287" w:rsidRDefault="00545287" w:rsidP="00545287">
      <w:pPr>
        <w:rPr>
          <w:b/>
          <w:bCs/>
        </w:rPr>
      </w:pPr>
      <w:r w:rsidRPr="00545287">
        <w:rPr>
          <w:b/>
          <w:bCs/>
        </w:rPr>
        <w:t>Supported by Nokuthula Ngcobo · KwaMashu, KwaZulu-Natal</w:t>
      </w:r>
    </w:p>
    <w:p w14:paraId="078D3721" w14:textId="3C73BA86" w:rsidR="00545287" w:rsidRPr="00545287" w:rsidRDefault="00545287" w:rsidP="00545287">
      <w:r w:rsidRPr="00545287">
        <w:t>Employment</w:t>
      </w:r>
      <w:ins w:id="481" w:author="Dionne Solomons" w:date="2026-10-20T21:31:00Z" w16du:dateUtc="2026-10-20T19:31:00Z">
        <w:r w:rsidR="00B5001C">
          <w:t xml:space="preserve"> | </w:t>
        </w:r>
      </w:ins>
      <w:r w:rsidRPr="00545287">
        <w:t>Personal development and wellbeing</w:t>
      </w:r>
      <w:ins w:id="482" w:author="Dionne Solomons" w:date="2026-10-20T21:31:00Z" w16du:dateUtc="2026-10-20T19:31:00Z">
        <w:r w:rsidR="00B5001C">
          <w:t xml:space="preserve"> | </w:t>
        </w:r>
      </w:ins>
      <w:r w:rsidRPr="00545287">
        <w:t>Business development</w:t>
      </w:r>
      <w:ins w:id="483" w:author="Dionne Solomons" w:date="2026-10-20T21:31:00Z" w16du:dateUtc="2026-10-20T19:31:00Z">
        <w:r w:rsidR="00B5001C">
          <w:t xml:space="preserve"> | </w:t>
        </w:r>
      </w:ins>
      <w:r w:rsidRPr="00545287">
        <w:t>Financial capability</w:t>
      </w:r>
      <w:ins w:id="484" w:author="Dionne Solomons" w:date="2026-10-20T21:31:00Z" w16du:dateUtc="2026-10-20T19:31:00Z">
        <w:r w:rsidR="00B5001C">
          <w:t xml:space="preserve"> | </w:t>
        </w:r>
      </w:ins>
      <w:r w:rsidRPr="00545287">
        <w:t>Coaching and mentorship</w:t>
      </w:r>
    </w:p>
    <w:p w14:paraId="4F889A2B" w14:textId="77777777" w:rsidR="00545287" w:rsidRPr="00545287" w:rsidRDefault="00545287" w:rsidP="00545287">
      <w:r w:rsidRPr="00545287">
        <w:t>A serious motor vehicle accident in 2021 left Snethemba with a physical disability affecting the right side of her body. By the time she joined GBL in November 2024, she was unemployed, supporting herself and her son mainly through a social grant, and had lost confidence in her prospects of returning to university or becoming financially independent.</w:t>
      </w:r>
    </w:p>
    <w:p w14:paraId="468F51C4" w14:textId="77777777" w:rsidR="00545287" w:rsidRPr="00545287" w:rsidRDefault="00545287" w:rsidP="00545287">
      <w:r w:rsidRPr="00545287">
        <w:t>Working with Linkages Facilitator Nokuthula Ngcobo, Snethemba developed an Individual Development Plan centred on her challenges and aspirations. Personal mastery, life skills, business management and financial literacy training were combined with sustained coaching, mentoring and psychosocial support.</w:t>
      </w:r>
    </w:p>
    <w:p w14:paraId="0340A67F" w14:textId="77777777" w:rsidR="00545287" w:rsidRPr="00545287" w:rsidRDefault="00545287" w:rsidP="00545287">
      <w:r w:rsidRPr="00545287">
        <w:t>Snethemba has since secured permanent full-time employment at Woolworths and returned to her Bachelor of Education studies through UNISA. She saves regularly, maintains financial records, uses credit responsibly and is planning a safer home for herself and her son.</w:t>
      </w:r>
    </w:p>
    <w:p w14:paraId="624004E4" w14:textId="77777777" w:rsidR="00545287" w:rsidRPr="00545287" w:rsidRDefault="00545287" w:rsidP="00545287">
      <w:r w:rsidRPr="00545287">
        <w:lastRenderedPageBreak/>
        <w:t>Now nearing graduation from GBL, Snethemba is consolidating her financial progress while continuing her studies. Her journey shows how rebuilding confidence and capability can open a path towards income, education and greater independence.</w:t>
      </w:r>
    </w:p>
    <w:p w14:paraId="4D0885DB" w14:textId="77777777" w:rsidR="00545287" w:rsidRPr="00545287" w:rsidRDefault="00545287" w:rsidP="00545287">
      <w:pPr>
        <w:rPr>
          <w:i/>
          <w:iCs/>
        </w:rPr>
      </w:pPr>
      <w:r w:rsidRPr="00545287">
        <w:rPr>
          <w:i/>
          <w:iCs/>
        </w:rPr>
        <w:t>“The programme helped me regain hope and confidence. Today I have a full-time job, I can provide for my son, and I am planning for a better future. GBL showed me that my disability does not define my future.”</w:t>
      </w:r>
    </w:p>
    <w:p w14:paraId="2700AC53" w14:textId="69B47FEB" w:rsidR="00B5001C" w:rsidRDefault="00545287" w:rsidP="00545287">
      <w:pPr>
        <w:rPr>
          <w:ins w:id="485" w:author="Dionne Solomons" w:date="2026-10-20T21:31:00Z" w16du:dateUtc="2026-10-20T19:31:00Z"/>
          <w:b/>
          <w:bCs/>
        </w:rPr>
      </w:pPr>
      <w:r w:rsidRPr="00545287">
        <w:rPr>
          <w:b/>
          <w:bCs/>
        </w:rPr>
        <w:t>03</w:t>
      </w:r>
      <w:ins w:id="486" w:author="Dionne Solomons" w:date="2026-10-20T21:31:00Z" w16du:dateUtc="2026-10-20T19:31:00Z">
        <w:r w:rsidR="00B5001C">
          <w:rPr>
            <w:b/>
            <w:bCs/>
          </w:rPr>
          <w:t xml:space="preserve"> </w:t>
        </w:r>
      </w:ins>
      <w:r w:rsidRPr="00545287">
        <w:rPr>
          <w:b/>
          <w:bCs/>
        </w:rPr>
        <w:t>Nomthandazo Dlamini</w:t>
      </w:r>
    </w:p>
    <w:p w14:paraId="5B040A09" w14:textId="541AE644" w:rsidR="00545287" w:rsidRPr="00545287" w:rsidRDefault="00545287" w:rsidP="00545287">
      <w:r w:rsidRPr="00545287">
        <w:t>Returning to a hospitality career path+</w:t>
      </w:r>
    </w:p>
    <w:p w14:paraId="4501CF30" w14:textId="77777777" w:rsidR="00545287" w:rsidRPr="00545287" w:rsidRDefault="00545287" w:rsidP="00545287">
      <w:pPr>
        <w:rPr>
          <w:b/>
          <w:bCs/>
        </w:rPr>
      </w:pPr>
      <w:r w:rsidRPr="00545287">
        <w:rPr>
          <w:b/>
          <w:bCs/>
        </w:rPr>
        <w:t>Supported by Nelisiwe Blose · KwaMashu, KwaZulu-Natal</w:t>
      </w:r>
    </w:p>
    <w:p w14:paraId="71764F0F" w14:textId="527270E9" w:rsidR="00545287" w:rsidRPr="00545287" w:rsidRDefault="00545287" w:rsidP="00545287">
      <w:r w:rsidRPr="00545287">
        <w:t>Employment</w:t>
      </w:r>
      <w:ins w:id="487" w:author="Dionne Solomons" w:date="2026-10-20T21:31:00Z" w16du:dateUtc="2026-10-20T19:31:00Z">
        <w:r w:rsidR="00B5001C">
          <w:t xml:space="preserve"> </w:t>
        </w:r>
        <w:r w:rsidR="00B5001C">
          <w:t xml:space="preserve"> | </w:t>
        </w:r>
      </w:ins>
      <w:r w:rsidRPr="00545287">
        <w:t>Personal development and wellbeing</w:t>
      </w:r>
      <w:ins w:id="488" w:author="Dionne Solomons" w:date="2026-10-20T21:31:00Z" w16du:dateUtc="2026-10-20T19:31:00Z">
        <w:r w:rsidR="00B5001C">
          <w:t xml:space="preserve"> | </w:t>
        </w:r>
      </w:ins>
      <w:r w:rsidRPr="00545287">
        <w:t>Employment preparation and placement</w:t>
      </w:r>
      <w:ins w:id="489" w:author="Dionne Solomons" w:date="2026-10-20T21:31:00Z" w16du:dateUtc="2026-10-20T19:31:00Z">
        <w:r w:rsidR="00B5001C">
          <w:t xml:space="preserve"> | </w:t>
        </w:r>
      </w:ins>
      <w:r w:rsidRPr="00545287">
        <w:t>Business development</w:t>
      </w:r>
      <w:ins w:id="490" w:author="Dionne Solomons" w:date="2026-10-20T21:31:00Z" w16du:dateUtc="2026-10-20T19:31:00Z">
        <w:r w:rsidR="00B5001C">
          <w:t xml:space="preserve"> | </w:t>
        </w:r>
      </w:ins>
      <w:r w:rsidRPr="00545287">
        <w:t>Technical and vocational skills</w:t>
      </w:r>
      <w:ins w:id="491" w:author="Dionne Solomons" w:date="2026-10-20T21:31:00Z" w16du:dateUtc="2026-10-20T19:31:00Z">
        <w:r w:rsidR="00B5001C">
          <w:t xml:space="preserve"> | </w:t>
        </w:r>
      </w:ins>
      <w:r w:rsidRPr="00545287">
        <w:t>Coaching and mentorship</w:t>
      </w:r>
    </w:p>
    <w:p w14:paraId="62C3DE7E" w14:textId="77777777" w:rsidR="00545287" w:rsidRPr="00545287" w:rsidRDefault="00545287" w:rsidP="00545287">
      <w:r w:rsidRPr="00545287">
        <w:t>Nomthandazo held an N6 qualification in Hospitality and Catering but had become discouraged after repeated unsuccessful attempts to secure in-service training. Through mindset and business management training, one-on-one coaching and Harambee job-readiness support, she regained confidence and resumed applying.</w:t>
      </w:r>
    </w:p>
    <w:p w14:paraId="0F3B8548" w14:textId="77777777" w:rsidR="00545287" w:rsidRPr="00545287" w:rsidRDefault="00545287" w:rsidP="00545287">
      <w:r w:rsidRPr="00545287">
        <w:t>She subsequently secured an 18-month in-service placement at Coastlands Hotel. The placement helps her meet household needs and save towards building her own home, while restoring her confidence and career direction.</w:t>
      </w:r>
    </w:p>
    <w:p w14:paraId="7974D825" w14:textId="77777777" w:rsidR="00545287" w:rsidRPr="00545287" w:rsidRDefault="00545287" w:rsidP="00545287">
      <w:pPr>
        <w:rPr>
          <w:i/>
          <w:iCs/>
        </w:rPr>
      </w:pPr>
      <w:r w:rsidRPr="00545287">
        <w:rPr>
          <w:i/>
          <w:iCs/>
        </w:rPr>
        <w:t>“GBL helped me regain confidence, hope and, with so much support from the LF and other participants, I felt seen and heard.”</w:t>
      </w:r>
    </w:p>
    <w:p w14:paraId="354D93D7" w14:textId="03E8D993" w:rsidR="000412C4" w:rsidRDefault="00545287" w:rsidP="00545287">
      <w:pPr>
        <w:rPr>
          <w:ins w:id="492" w:author="Dionne Solomons" w:date="2026-10-20T21:32:00Z" w16du:dateUtc="2026-10-20T19:32:00Z"/>
          <w:b/>
          <w:bCs/>
        </w:rPr>
      </w:pPr>
      <w:r w:rsidRPr="00545287">
        <w:rPr>
          <w:b/>
          <w:bCs/>
        </w:rPr>
        <w:t>04</w:t>
      </w:r>
      <w:ins w:id="493" w:author="Dionne Solomons" w:date="2026-10-20T22:13:00Z" w16du:dateUtc="2026-10-20T20:13:00Z">
        <w:r w:rsidR="00195F55">
          <w:rPr>
            <w:b/>
            <w:bCs/>
          </w:rPr>
          <w:t xml:space="preserve"> </w:t>
        </w:r>
      </w:ins>
      <w:r w:rsidRPr="00545287">
        <w:rPr>
          <w:b/>
          <w:bCs/>
        </w:rPr>
        <w:t>Thabile Wendy Dladla</w:t>
      </w:r>
    </w:p>
    <w:p w14:paraId="1294FE1A" w14:textId="155D3F2E" w:rsidR="00545287" w:rsidRPr="00545287" w:rsidRDefault="00545287" w:rsidP="00545287">
      <w:r w:rsidRPr="00545287">
        <w:t>Formalising and growing a floor-paint business+</w:t>
      </w:r>
    </w:p>
    <w:p w14:paraId="78E4EC41" w14:textId="77777777" w:rsidR="00545287" w:rsidRPr="00545287" w:rsidRDefault="00545287" w:rsidP="00545287">
      <w:pPr>
        <w:rPr>
          <w:b/>
          <w:bCs/>
        </w:rPr>
      </w:pPr>
      <w:r w:rsidRPr="00545287">
        <w:rPr>
          <w:b/>
          <w:bCs/>
        </w:rPr>
        <w:t>Supported by Nelisiwe Blose · KwaMashu, KwaZulu-Natal</w:t>
      </w:r>
    </w:p>
    <w:p w14:paraId="01487E64" w14:textId="145E84AF" w:rsidR="00545287" w:rsidRPr="00545287" w:rsidRDefault="00545287" w:rsidP="00545287">
      <w:r w:rsidRPr="00545287">
        <w:t>Entrepreneurship</w:t>
      </w:r>
      <w:ins w:id="494" w:author="Dionne Solomons" w:date="2026-10-20T21:32:00Z" w16du:dateUtc="2026-10-20T19:32:00Z">
        <w:r w:rsidR="000412C4">
          <w:t xml:space="preserve"> | </w:t>
        </w:r>
      </w:ins>
      <w:r w:rsidRPr="00545287">
        <w:t>Personal development and wellbeing</w:t>
      </w:r>
      <w:ins w:id="495" w:author="Dionne Solomons" w:date="2026-10-20T21:32:00Z" w16du:dateUtc="2026-10-20T19:32:00Z">
        <w:r w:rsidR="000412C4">
          <w:t xml:space="preserve"> | </w:t>
        </w:r>
      </w:ins>
      <w:r w:rsidRPr="00545287">
        <w:t>Business development</w:t>
      </w:r>
      <w:ins w:id="496" w:author="Dionne Solomons" w:date="2026-10-20T21:32:00Z" w16du:dateUtc="2026-10-20T19:32:00Z">
        <w:r w:rsidR="000412C4">
          <w:t xml:space="preserve"> | </w:t>
        </w:r>
      </w:ins>
      <w:r w:rsidRPr="00545287">
        <w:t>Financial capability</w:t>
      </w:r>
      <w:ins w:id="497" w:author="Dionne Solomons" w:date="2026-10-20T21:32:00Z" w16du:dateUtc="2026-10-20T19:32:00Z">
        <w:r w:rsidR="000412C4">
          <w:t xml:space="preserve"> | </w:t>
        </w:r>
      </w:ins>
      <w:r w:rsidRPr="00545287">
        <w:t>Coaching and mentorship</w:t>
      </w:r>
    </w:p>
    <w:p w14:paraId="552570B5" w14:textId="77777777" w:rsidR="00545287" w:rsidRPr="00545287" w:rsidRDefault="00545287" w:rsidP="00545287">
      <w:r w:rsidRPr="00545287">
        <w:t>Thabile entered GBL with a small floor-paint manufacturing business, few customers and limited knowledge of marketing or business management. Coaching, business management and mindset training, social-media marketing guidance and financial literacy helped her establish stronger foundations.</w:t>
      </w:r>
    </w:p>
    <w:p w14:paraId="1861BA4E" w14:textId="77777777" w:rsidR="00545287" w:rsidRPr="00545287" w:rsidRDefault="00545287" w:rsidP="00545287">
      <w:r w:rsidRPr="00545287">
        <w:t>Her business is now registered, she sources raw materials directly and has expanded her customer base. Savings through a community stokvel enabled her to buy a vehicle for transporting chemicals and delivering products. Her next ambition is to expand into wall and tile paint.</w:t>
      </w:r>
    </w:p>
    <w:p w14:paraId="78350C83" w14:textId="77777777" w:rsidR="00545287" w:rsidRPr="00545287" w:rsidRDefault="00545287" w:rsidP="00545287">
      <w:pPr>
        <w:rPr>
          <w:i/>
          <w:iCs/>
        </w:rPr>
      </w:pPr>
      <w:r w:rsidRPr="00545287">
        <w:rPr>
          <w:i/>
          <w:iCs/>
        </w:rPr>
        <w:lastRenderedPageBreak/>
        <w:t>“Today my business is registered, I have many more customers, I save regularly through my community stokvel, and I am confident about growing my business even further.”</w:t>
      </w:r>
    </w:p>
    <w:p w14:paraId="58C95F27" w14:textId="15730C82" w:rsidR="000412C4" w:rsidRDefault="00545287" w:rsidP="00545287">
      <w:pPr>
        <w:rPr>
          <w:ins w:id="498" w:author="Dionne Solomons" w:date="2026-10-20T21:32:00Z" w16du:dateUtc="2026-10-20T19:32:00Z"/>
          <w:b/>
          <w:bCs/>
        </w:rPr>
      </w:pPr>
      <w:r w:rsidRPr="00545287">
        <w:rPr>
          <w:b/>
          <w:bCs/>
        </w:rPr>
        <w:t>05</w:t>
      </w:r>
      <w:ins w:id="499" w:author="Dionne Solomons" w:date="2026-10-20T21:32:00Z" w16du:dateUtc="2026-10-20T19:32:00Z">
        <w:r w:rsidR="000412C4">
          <w:rPr>
            <w:b/>
            <w:bCs/>
          </w:rPr>
          <w:t xml:space="preserve"> </w:t>
        </w:r>
      </w:ins>
      <w:r w:rsidRPr="00545287">
        <w:rPr>
          <w:b/>
          <w:bCs/>
        </w:rPr>
        <w:t>Thobekile Ndlovu</w:t>
      </w:r>
    </w:p>
    <w:p w14:paraId="262DF70D" w14:textId="0A7C2CA5" w:rsidR="00545287" w:rsidRPr="00545287" w:rsidRDefault="00545287" w:rsidP="00545287">
      <w:r w:rsidRPr="00545287">
        <w:t>Restoring confidence to re-enter work+</w:t>
      </w:r>
    </w:p>
    <w:p w14:paraId="4C6B7222" w14:textId="77777777" w:rsidR="00545287" w:rsidRPr="00545287" w:rsidRDefault="00545287" w:rsidP="00545287">
      <w:pPr>
        <w:rPr>
          <w:b/>
          <w:bCs/>
        </w:rPr>
      </w:pPr>
      <w:r w:rsidRPr="00545287">
        <w:rPr>
          <w:b/>
          <w:bCs/>
        </w:rPr>
        <w:t>Supported by Nelisiwe Blose · KwaMashu, KwaZulu-Natal</w:t>
      </w:r>
    </w:p>
    <w:p w14:paraId="510655F9" w14:textId="63F48E19" w:rsidR="00545287" w:rsidRPr="00545287" w:rsidRDefault="00545287" w:rsidP="00545287">
      <w:r w:rsidRPr="00545287">
        <w:t>Employment</w:t>
      </w:r>
      <w:ins w:id="500" w:author="Dionne Solomons" w:date="2026-10-20T21:32:00Z" w16du:dateUtc="2026-10-20T19:32:00Z">
        <w:r w:rsidR="000412C4">
          <w:t xml:space="preserve"> | </w:t>
        </w:r>
      </w:ins>
      <w:r w:rsidRPr="00545287">
        <w:t>Personal development and wellbeing</w:t>
      </w:r>
      <w:ins w:id="501" w:author="Dionne Solomons" w:date="2026-10-20T21:32:00Z" w16du:dateUtc="2026-10-20T19:32:00Z">
        <w:r w:rsidR="000412C4">
          <w:t xml:space="preserve"> | </w:t>
        </w:r>
      </w:ins>
      <w:r w:rsidRPr="00545287">
        <w:t>Employment preparation and placement</w:t>
      </w:r>
      <w:ins w:id="502" w:author="Dionne Solomons" w:date="2026-10-20T21:32:00Z" w16du:dateUtc="2026-10-20T19:32:00Z">
        <w:r w:rsidR="000412C4">
          <w:t xml:space="preserve"> | </w:t>
        </w:r>
      </w:ins>
      <w:r w:rsidRPr="00545287">
        <w:t>Coaching and mentorship</w:t>
      </w:r>
    </w:p>
    <w:p w14:paraId="7B1D0034" w14:textId="77777777" w:rsidR="00545287" w:rsidRPr="00545287" w:rsidRDefault="00545287" w:rsidP="00545287">
      <w:r w:rsidRPr="00545287">
        <w:t>Thobekile had stopped applying for jobs after a long period of discouragement and unemployment. Through life-skills training, Harambee job-preparedness support and regular coaching, she updated her CV, began applying again and rebuilt her confidence.</w:t>
      </w:r>
    </w:p>
    <w:p w14:paraId="229DC76C" w14:textId="77777777" w:rsidR="00545287" w:rsidRPr="00545287" w:rsidRDefault="00545287" w:rsidP="00545287">
      <w:r w:rsidRPr="00545287">
        <w:t>She secured a casual sales position at Garment Division. The income helps cover food and her child’s education, while the participant record also points to increased resilience and a renewed sense of possibility.</w:t>
      </w:r>
    </w:p>
    <w:p w14:paraId="19F84FE1" w14:textId="77777777" w:rsidR="00545287" w:rsidRPr="00545287" w:rsidRDefault="00545287" w:rsidP="00545287">
      <w:pPr>
        <w:rPr>
          <w:i/>
          <w:iCs/>
        </w:rPr>
      </w:pPr>
      <w:r w:rsidRPr="00545287">
        <w:rPr>
          <w:i/>
          <w:iCs/>
        </w:rPr>
        <w:t>“The support and motivation that I receive from you (LF) is incredible. It pushes me to focus on achieving my hopes and dreams.”</w:t>
      </w:r>
    </w:p>
    <w:p w14:paraId="6EC51CCC" w14:textId="77777777" w:rsidR="000412C4" w:rsidRDefault="00545287" w:rsidP="00545287">
      <w:pPr>
        <w:rPr>
          <w:ins w:id="503" w:author="Dionne Solomons" w:date="2026-10-20T21:33:00Z" w16du:dateUtc="2026-10-20T19:33:00Z"/>
          <w:b/>
          <w:bCs/>
        </w:rPr>
      </w:pPr>
      <w:r w:rsidRPr="00545287">
        <w:rPr>
          <w:b/>
          <w:bCs/>
        </w:rPr>
        <w:t>06</w:t>
      </w:r>
      <w:ins w:id="504" w:author="Dionne Solomons" w:date="2026-10-20T21:33:00Z" w16du:dateUtc="2026-10-20T19:33:00Z">
        <w:r w:rsidR="000412C4">
          <w:rPr>
            <w:b/>
            <w:bCs/>
          </w:rPr>
          <w:t xml:space="preserve"> </w:t>
        </w:r>
      </w:ins>
      <w:r w:rsidRPr="00545287">
        <w:rPr>
          <w:b/>
          <w:bCs/>
        </w:rPr>
        <w:t>Nelisiwe Dube</w:t>
      </w:r>
    </w:p>
    <w:p w14:paraId="661D35D0" w14:textId="4EA017FD" w:rsidR="00545287" w:rsidRPr="00545287" w:rsidRDefault="00545287" w:rsidP="00545287">
      <w:r w:rsidRPr="00545287">
        <w:t>Building Nzawukele Hair Salon+</w:t>
      </w:r>
    </w:p>
    <w:p w14:paraId="09A66CEB" w14:textId="77777777" w:rsidR="00545287" w:rsidRPr="00545287" w:rsidRDefault="00545287" w:rsidP="00545287">
      <w:pPr>
        <w:rPr>
          <w:b/>
          <w:bCs/>
        </w:rPr>
      </w:pPr>
      <w:r w:rsidRPr="00545287">
        <w:rPr>
          <w:b/>
          <w:bCs/>
        </w:rPr>
        <w:t>Supported by Zanele Mpungose · Madadeni, KwaZulu-Natal</w:t>
      </w:r>
    </w:p>
    <w:p w14:paraId="50AD2C9E" w14:textId="31E2CD5C" w:rsidR="00545287" w:rsidRPr="00545287" w:rsidRDefault="00545287" w:rsidP="00545287">
      <w:r w:rsidRPr="00545287">
        <w:t>Entrepreneurship</w:t>
      </w:r>
      <w:ins w:id="505" w:author="Dionne Solomons" w:date="2026-10-20T21:33:00Z" w16du:dateUtc="2026-10-20T19:33:00Z">
        <w:r w:rsidR="000412C4">
          <w:t xml:space="preserve"> | </w:t>
        </w:r>
      </w:ins>
      <w:r w:rsidRPr="00545287">
        <w:t>Personal development and wellbeing</w:t>
      </w:r>
      <w:ins w:id="506" w:author="Dionne Solomons" w:date="2026-10-20T21:33:00Z" w16du:dateUtc="2026-10-20T19:33:00Z">
        <w:r w:rsidR="000412C4">
          <w:t xml:space="preserve"> | </w:t>
        </w:r>
      </w:ins>
      <w:r w:rsidRPr="00545287">
        <w:t>Business development</w:t>
      </w:r>
      <w:ins w:id="507" w:author="Dionne Solomons" w:date="2026-10-20T21:33:00Z" w16du:dateUtc="2026-10-20T19:33:00Z">
        <w:r w:rsidR="000412C4">
          <w:t xml:space="preserve"> | </w:t>
        </w:r>
      </w:ins>
      <w:r w:rsidRPr="00545287">
        <w:t>Financial capability</w:t>
      </w:r>
      <w:ins w:id="508" w:author="Dionne Solomons" w:date="2026-10-20T21:33:00Z" w16du:dateUtc="2026-10-20T19:33:00Z">
        <w:r w:rsidR="000412C4">
          <w:t xml:space="preserve"> | </w:t>
        </w:r>
      </w:ins>
      <w:r w:rsidRPr="00545287">
        <w:t>Funding and productive assets</w:t>
      </w:r>
      <w:ins w:id="509" w:author="Dionne Solomons" w:date="2026-10-20T21:33:00Z" w16du:dateUtc="2026-10-20T19:33:00Z">
        <w:r w:rsidR="000412C4">
          <w:t xml:space="preserve"> | </w:t>
        </w:r>
      </w:ins>
      <w:r w:rsidRPr="00545287">
        <w:t>Coaching and mentorship</w:t>
      </w:r>
    </w:p>
    <w:p w14:paraId="1E957A8C" w14:textId="77777777" w:rsidR="00545287" w:rsidRPr="00545287" w:rsidRDefault="00545287" w:rsidP="00545287">
      <w:r w:rsidRPr="00545287">
        <w:t>Nelisiwe had developed hair-braiding skills, but her business remained informal and lacked the systems needed for growth. Through GBL she received personal mastery coaching, life-skills support, entrepreneurship and business management training, financial literacy, and help with registration and record-keeping.</w:t>
      </w:r>
    </w:p>
    <w:p w14:paraId="678B1BD5" w14:textId="77777777" w:rsidR="00545287" w:rsidRPr="00545287" w:rsidRDefault="00545287" w:rsidP="00545287">
      <w:r w:rsidRPr="00545287">
        <w:t>She registered Nzawukele Hair Salon, introduced invoicing and financial records and improved cash management. She also received R10,000 in business funding. The salon has expanded and now employs two people.</w:t>
      </w:r>
    </w:p>
    <w:p w14:paraId="5EB7A573" w14:textId="77777777" w:rsidR="00545287" w:rsidRPr="00545287" w:rsidRDefault="00545287" w:rsidP="00545287">
      <w:pPr>
        <w:rPr>
          <w:i/>
          <w:iCs/>
        </w:rPr>
      </w:pPr>
      <w:r w:rsidRPr="00545287">
        <w:rPr>
          <w:i/>
          <w:iCs/>
        </w:rPr>
        <w:t>“Meeting Zanele Mpungose and joining the GBL project changed my life.”</w:t>
      </w:r>
    </w:p>
    <w:p w14:paraId="2A5A7D73" w14:textId="77777777" w:rsidR="000412C4" w:rsidRDefault="00545287" w:rsidP="00545287">
      <w:pPr>
        <w:rPr>
          <w:ins w:id="510" w:author="Dionne Solomons" w:date="2026-10-20T21:33:00Z" w16du:dateUtc="2026-10-20T19:33:00Z"/>
          <w:b/>
          <w:bCs/>
        </w:rPr>
      </w:pPr>
      <w:r w:rsidRPr="00545287">
        <w:rPr>
          <w:b/>
          <w:bCs/>
        </w:rPr>
        <w:t>07</w:t>
      </w:r>
      <w:ins w:id="511" w:author="Dionne Solomons" w:date="2026-10-20T21:33:00Z" w16du:dateUtc="2026-10-20T19:33:00Z">
        <w:r w:rsidR="000412C4">
          <w:rPr>
            <w:b/>
            <w:bCs/>
          </w:rPr>
          <w:t xml:space="preserve"> </w:t>
        </w:r>
      </w:ins>
      <w:r w:rsidRPr="00545287">
        <w:rPr>
          <w:b/>
          <w:bCs/>
        </w:rPr>
        <w:t>Nondumiso Happiness Lushaba</w:t>
      </w:r>
    </w:p>
    <w:p w14:paraId="46531C45" w14:textId="3E2EF42F" w:rsidR="00545287" w:rsidRPr="00545287" w:rsidRDefault="00545287" w:rsidP="00545287">
      <w:r w:rsidRPr="00545287">
        <w:t>Turning personal responsibility into enterprise leadership+</w:t>
      </w:r>
    </w:p>
    <w:p w14:paraId="7D7067B1" w14:textId="77777777" w:rsidR="00545287" w:rsidRPr="00545287" w:rsidRDefault="00545287" w:rsidP="00545287">
      <w:pPr>
        <w:rPr>
          <w:b/>
          <w:bCs/>
        </w:rPr>
      </w:pPr>
      <w:r w:rsidRPr="00545287">
        <w:rPr>
          <w:b/>
          <w:bCs/>
        </w:rPr>
        <w:t>Supported by Zanele Mpungose · Madadeni, KwaZulu-Natal</w:t>
      </w:r>
    </w:p>
    <w:p w14:paraId="5C46EF54" w14:textId="6E2D5B96" w:rsidR="00545287" w:rsidRPr="00545287" w:rsidRDefault="00545287" w:rsidP="00545287">
      <w:r w:rsidRPr="00545287">
        <w:lastRenderedPageBreak/>
        <w:t>Entrepreneurship</w:t>
      </w:r>
      <w:ins w:id="512" w:author="Dionne Solomons" w:date="2026-10-20T21:33:00Z" w16du:dateUtc="2026-10-20T19:33:00Z">
        <w:r w:rsidR="000412C4">
          <w:t xml:space="preserve"> | </w:t>
        </w:r>
      </w:ins>
      <w:r w:rsidRPr="00545287">
        <w:t>Business development</w:t>
      </w:r>
      <w:ins w:id="513" w:author="Dionne Solomons" w:date="2026-10-20T21:33:00Z" w16du:dateUtc="2026-10-20T19:33:00Z">
        <w:r w:rsidR="000412C4">
          <w:t xml:space="preserve"> | </w:t>
        </w:r>
      </w:ins>
      <w:r w:rsidRPr="00545287">
        <w:t>Financial capability</w:t>
      </w:r>
      <w:ins w:id="514" w:author="Dionne Solomons" w:date="2026-10-20T21:33:00Z" w16du:dateUtc="2026-10-20T19:33:00Z">
        <w:r w:rsidR="000412C4">
          <w:t xml:space="preserve"> | </w:t>
        </w:r>
      </w:ins>
      <w:r w:rsidRPr="00545287">
        <w:t>Coaching and mentorship</w:t>
      </w:r>
    </w:p>
    <w:p w14:paraId="28585770" w14:textId="77777777" w:rsidR="00545287" w:rsidRPr="00545287" w:rsidRDefault="00545287" w:rsidP="00545287">
      <w:r w:rsidRPr="00545287">
        <w:t>After the loss of her mother, Nondumiso carried significant family responsibilities while building income through small activities. Through GBL she received profiling, coaching, mentorship, entrepreneurship and financial literacy support, together with support from SEDA and NYDA.</w:t>
      </w:r>
    </w:p>
    <w:p w14:paraId="601F2912" w14:textId="77777777" w:rsidR="00545287" w:rsidRPr="00545287" w:rsidRDefault="00545287" w:rsidP="00545287">
      <w:r w:rsidRPr="00545287">
        <w:t>She has established and diversified a beauty salon, improved her financial management, facilitated entrepreneurship workshops and created business space for two women. Her journey reflects a shift from earning for survival towards creating opportunities for others.</w:t>
      </w:r>
    </w:p>
    <w:p w14:paraId="26777906" w14:textId="77777777" w:rsidR="00545287" w:rsidRPr="00545287" w:rsidRDefault="00545287" w:rsidP="00545287">
      <w:pPr>
        <w:rPr>
          <w:i/>
          <w:iCs/>
        </w:rPr>
      </w:pPr>
      <w:r w:rsidRPr="00545287">
        <w:rPr>
          <w:i/>
          <w:iCs/>
        </w:rPr>
        <w:t>“Through the guidance of my mentor, Zanele Mpungose, and the opportunities provided through GBL, I have grown not only my business but also my confidence.”</w:t>
      </w:r>
    </w:p>
    <w:p w14:paraId="1603DE05" w14:textId="19F84A06" w:rsidR="000412C4" w:rsidRDefault="00545287" w:rsidP="00545287">
      <w:pPr>
        <w:rPr>
          <w:ins w:id="515" w:author="Dionne Solomons" w:date="2026-10-20T21:33:00Z" w16du:dateUtc="2026-10-20T19:33:00Z"/>
          <w:b/>
          <w:bCs/>
        </w:rPr>
      </w:pPr>
      <w:r w:rsidRPr="00545287">
        <w:rPr>
          <w:b/>
          <w:bCs/>
        </w:rPr>
        <w:t>08</w:t>
      </w:r>
      <w:ins w:id="516" w:author="Dionne Solomons" w:date="2026-10-20T21:33:00Z" w16du:dateUtc="2026-10-20T19:33:00Z">
        <w:r w:rsidR="000412C4">
          <w:rPr>
            <w:b/>
            <w:bCs/>
          </w:rPr>
          <w:t xml:space="preserve"> </w:t>
        </w:r>
      </w:ins>
      <w:r w:rsidRPr="00545287">
        <w:rPr>
          <w:b/>
          <w:bCs/>
        </w:rPr>
        <w:t>Hlengiwe Makhanya</w:t>
      </w:r>
    </w:p>
    <w:p w14:paraId="506A9AB8" w14:textId="193B60F9" w:rsidR="00545287" w:rsidRPr="00545287" w:rsidRDefault="00545287" w:rsidP="00545287">
      <w:r w:rsidRPr="00545287">
        <w:t>Expanding Hlengokuhle Cakes+</w:t>
      </w:r>
    </w:p>
    <w:p w14:paraId="24BE5FE2" w14:textId="77777777" w:rsidR="00545287" w:rsidRPr="00545287" w:rsidRDefault="00545287" w:rsidP="00545287">
      <w:pPr>
        <w:rPr>
          <w:b/>
          <w:bCs/>
        </w:rPr>
      </w:pPr>
      <w:r w:rsidRPr="00545287">
        <w:rPr>
          <w:b/>
          <w:bCs/>
        </w:rPr>
        <w:t>Supported by Philile Dube · Madadeni, KwaZulu-Natal</w:t>
      </w:r>
    </w:p>
    <w:p w14:paraId="36712F2E" w14:textId="4F70C930" w:rsidR="00545287" w:rsidRPr="00545287" w:rsidRDefault="00545287" w:rsidP="00545287">
      <w:r w:rsidRPr="00545287">
        <w:t>Entrepreneurship</w:t>
      </w:r>
      <w:ins w:id="517" w:author="Dionne Solomons" w:date="2026-10-20T21:33:00Z" w16du:dateUtc="2026-10-20T19:33:00Z">
        <w:r w:rsidR="000412C4">
          <w:t xml:space="preserve"> | </w:t>
        </w:r>
      </w:ins>
      <w:r w:rsidRPr="00545287">
        <w:t>Business development</w:t>
      </w:r>
      <w:ins w:id="518" w:author="Dionne Solomons" w:date="2026-10-20T21:33:00Z" w16du:dateUtc="2026-10-20T19:33:00Z">
        <w:r w:rsidR="000412C4">
          <w:t xml:space="preserve"> | </w:t>
        </w:r>
      </w:ins>
      <w:r w:rsidRPr="00545287">
        <w:t>Financial capability</w:t>
      </w:r>
      <w:ins w:id="519" w:author="Dionne Solomons" w:date="2026-10-20T21:33:00Z" w16du:dateUtc="2026-10-20T19:33:00Z">
        <w:r w:rsidR="000412C4">
          <w:t xml:space="preserve"> | </w:t>
        </w:r>
      </w:ins>
      <w:r w:rsidRPr="00545287">
        <w:t>Funding and productive assets</w:t>
      </w:r>
      <w:ins w:id="520" w:author="Dionne Solomons" w:date="2026-10-20T21:33:00Z" w16du:dateUtc="2026-10-20T19:33:00Z">
        <w:r w:rsidR="000412C4">
          <w:t xml:space="preserve"> | </w:t>
        </w:r>
      </w:ins>
      <w:r w:rsidRPr="00545287">
        <w:t>Coaching and mentorship</w:t>
      </w:r>
    </w:p>
    <w:p w14:paraId="2F2BB587" w14:textId="77777777" w:rsidR="00545287" w:rsidRPr="00545287" w:rsidRDefault="00545287" w:rsidP="00545287">
      <w:r w:rsidRPr="00545287">
        <w:t>Hlengiwe began with a home-based baking business constrained by a small household oven. Through GBL, she received personalised coaching, business development and entrepreneurship guidance, financial management training and support to access productive baking equipment.</w:t>
      </w:r>
    </w:p>
    <w:p w14:paraId="3ADFD043" w14:textId="77777777" w:rsidR="00545287" w:rsidRPr="00545287" w:rsidRDefault="00545287" w:rsidP="00545287">
      <w:r w:rsidRPr="00545287">
        <w:t>She now bakes fresh bread daily using industrial equipment, trades near Madadeni Hospital, supplies a local fast-food vendor and receives regular bread and cake orders. She is developing plans to offer bread-baking classes to others.</w:t>
      </w:r>
    </w:p>
    <w:p w14:paraId="37457A79" w14:textId="77777777" w:rsidR="00545287" w:rsidRPr="00545287" w:rsidRDefault="00545287" w:rsidP="00545287">
      <w:pPr>
        <w:rPr>
          <w:i/>
          <w:iCs/>
        </w:rPr>
      </w:pPr>
      <w:r w:rsidRPr="00545287">
        <w:rPr>
          <w:i/>
          <w:iCs/>
        </w:rPr>
        <w:t>“Today I have industrial baking equipment, my business has grown, I supply customers every day, and I am planning to teach others how to bake bread.”</w:t>
      </w:r>
    </w:p>
    <w:p w14:paraId="1C7DA7C8" w14:textId="72423A3C" w:rsidR="000412C4" w:rsidRDefault="00545287" w:rsidP="00545287">
      <w:pPr>
        <w:rPr>
          <w:ins w:id="521" w:author="Dionne Solomons" w:date="2026-10-20T21:33:00Z" w16du:dateUtc="2026-10-20T19:33:00Z"/>
          <w:b/>
          <w:bCs/>
        </w:rPr>
      </w:pPr>
      <w:r w:rsidRPr="00545287">
        <w:rPr>
          <w:b/>
          <w:bCs/>
        </w:rPr>
        <w:t>09</w:t>
      </w:r>
      <w:ins w:id="522" w:author="Dionne Solomons" w:date="2026-10-20T21:33:00Z" w16du:dateUtc="2026-10-20T19:33:00Z">
        <w:r w:rsidR="000412C4">
          <w:rPr>
            <w:b/>
            <w:bCs/>
          </w:rPr>
          <w:t xml:space="preserve"> </w:t>
        </w:r>
      </w:ins>
      <w:r w:rsidRPr="00545287">
        <w:rPr>
          <w:b/>
          <w:bCs/>
        </w:rPr>
        <w:t>Ntombenhle Ndlozi</w:t>
      </w:r>
    </w:p>
    <w:p w14:paraId="7F784F84" w14:textId="4393E9D0" w:rsidR="00545287" w:rsidRPr="00545287" w:rsidRDefault="00545287" w:rsidP="00545287">
      <w:r w:rsidRPr="00545287">
        <w:t>Moving from informal food sales into catering+</w:t>
      </w:r>
    </w:p>
    <w:p w14:paraId="458F79CF" w14:textId="77777777" w:rsidR="00545287" w:rsidRPr="00545287" w:rsidRDefault="00545287" w:rsidP="00545287">
      <w:pPr>
        <w:rPr>
          <w:b/>
          <w:bCs/>
        </w:rPr>
      </w:pPr>
      <w:r w:rsidRPr="00545287">
        <w:rPr>
          <w:b/>
          <w:bCs/>
        </w:rPr>
        <w:t>Supported by Philile Dube · Madadeni, KwaZulu-Natal</w:t>
      </w:r>
    </w:p>
    <w:p w14:paraId="2C40C19B" w14:textId="1357EBC2" w:rsidR="00545287" w:rsidRPr="00545287" w:rsidRDefault="00545287" w:rsidP="00545287">
      <w:r w:rsidRPr="00545287">
        <w:t>Entrepreneurship</w:t>
      </w:r>
      <w:ins w:id="523" w:author="Dionne Solomons" w:date="2026-10-20T21:33:00Z" w16du:dateUtc="2026-10-20T19:33:00Z">
        <w:r w:rsidR="000412C4">
          <w:t xml:space="preserve"> | </w:t>
        </w:r>
      </w:ins>
      <w:r w:rsidRPr="00545287">
        <w:t>Personal development and wellbeing</w:t>
      </w:r>
      <w:ins w:id="524" w:author="Dionne Solomons" w:date="2026-10-20T21:33:00Z" w16du:dateUtc="2026-10-20T19:33:00Z">
        <w:r w:rsidR="000412C4">
          <w:t xml:space="preserve"> | </w:t>
        </w:r>
      </w:ins>
      <w:r w:rsidRPr="00545287">
        <w:t>Business development</w:t>
      </w:r>
      <w:ins w:id="525" w:author="Dionne Solomons" w:date="2026-10-20T21:34:00Z" w16du:dateUtc="2026-10-20T19:34:00Z">
        <w:r w:rsidR="000412C4">
          <w:t xml:space="preserve"> | </w:t>
        </w:r>
      </w:ins>
      <w:r w:rsidRPr="00545287">
        <w:t>Financial capability</w:t>
      </w:r>
      <w:ins w:id="526" w:author="Dionne Solomons" w:date="2026-10-20T21:34:00Z" w16du:dateUtc="2026-10-20T19:34:00Z">
        <w:r w:rsidR="000412C4">
          <w:t xml:space="preserve"> | </w:t>
        </w:r>
      </w:ins>
      <w:r w:rsidRPr="00545287">
        <w:t>Funding and productive assets</w:t>
      </w:r>
      <w:ins w:id="527" w:author="Dionne Solomons" w:date="2026-10-20T21:34:00Z" w16du:dateUtc="2026-10-20T19:34:00Z">
        <w:r w:rsidR="000412C4">
          <w:t xml:space="preserve"> | </w:t>
        </w:r>
      </w:ins>
      <w:r w:rsidRPr="00545287">
        <w:t>Coaching and mentorship</w:t>
      </w:r>
    </w:p>
    <w:p w14:paraId="4B50351E" w14:textId="77777777" w:rsidR="00545287" w:rsidRPr="00545287" w:rsidRDefault="00545287" w:rsidP="00545287">
      <w:r w:rsidRPr="00545287">
        <w:t xml:space="preserve">Ntombenhle initially sold inhloko from a container outside her home. GBL coaching, psychosocial support, entrepreneurship, life skills and financial literacy helped her </w:t>
      </w:r>
      <w:r w:rsidRPr="00545287">
        <w:lastRenderedPageBreak/>
        <w:t>prepare for expansion, while an NYDA Asset Finance application unlocked productive equipment.</w:t>
      </w:r>
    </w:p>
    <w:p w14:paraId="5F12A99F" w14:textId="77777777" w:rsidR="00545287" w:rsidRPr="00545287" w:rsidRDefault="00545287" w:rsidP="00545287">
      <w:r w:rsidRPr="00545287">
        <w:t>She now caters for community and institutional functions, offers local food delivery, keeps stronger financial and business records and has registered on the Central Supplier Database to pursue larger contracts.</w:t>
      </w:r>
    </w:p>
    <w:p w14:paraId="6A021DEA" w14:textId="77777777" w:rsidR="00545287" w:rsidRPr="00545287" w:rsidRDefault="00545287" w:rsidP="00545287">
      <w:pPr>
        <w:rPr>
          <w:i/>
          <w:iCs/>
        </w:rPr>
      </w:pPr>
      <w:r w:rsidRPr="00545287">
        <w:rPr>
          <w:i/>
          <w:iCs/>
        </w:rPr>
        <w:t>“Today I own the equipment to run my catering business, I keep proper business records, and I am confident that my business can continue to grow and support my family.”</w:t>
      </w:r>
    </w:p>
    <w:p w14:paraId="029B30B6" w14:textId="77777777" w:rsidR="000412C4" w:rsidRDefault="00545287" w:rsidP="00545287">
      <w:pPr>
        <w:rPr>
          <w:ins w:id="528" w:author="Dionne Solomons" w:date="2026-10-20T21:34:00Z" w16du:dateUtc="2026-10-20T19:34:00Z"/>
          <w:b/>
          <w:bCs/>
        </w:rPr>
      </w:pPr>
      <w:r w:rsidRPr="00545287">
        <w:rPr>
          <w:b/>
          <w:bCs/>
        </w:rPr>
        <w:t>10</w:t>
      </w:r>
      <w:ins w:id="529" w:author="Dionne Solomons" w:date="2026-10-20T21:34:00Z" w16du:dateUtc="2026-10-20T19:34:00Z">
        <w:r w:rsidR="000412C4">
          <w:rPr>
            <w:b/>
            <w:bCs/>
          </w:rPr>
          <w:t xml:space="preserve"> </w:t>
        </w:r>
      </w:ins>
      <w:r w:rsidRPr="00545287">
        <w:rPr>
          <w:b/>
          <w:bCs/>
        </w:rPr>
        <w:t>Snothile Kubheka</w:t>
      </w:r>
    </w:p>
    <w:p w14:paraId="6E427C16" w14:textId="7534B89C" w:rsidR="00545287" w:rsidRPr="00545287" w:rsidRDefault="00545287" w:rsidP="00545287">
      <w:r w:rsidRPr="00545287">
        <w:t>Growing an early learning centre+</w:t>
      </w:r>
    </w:p>
    <w:p w14:paraId="079F4F48" w14:textId="77777777" w:rsidR="00545287" w:rsidRPr="00545287" w:rsidRDefault="00545287" w:rsidP="00545287">
      <w:pPr>
        <w:rPr>
          <w:b/>
          <w:bCs/>
        </w:rPr>
      </w:pPr>
      <w:r w:rsidRPr="00545287">
        <w:rPr>
          <w:b/>
          <w:bCs/>
        </w:rPr>
        <w:t>Supported by Philile Dube · Madadeni, KwaZulu-Natal</w:t>
      </w:r>
    </w:p>
    <w:p w14:paraId="05B1373B" w14:textId="5563AC84" w:rsidR="00545287" w:rsidRPr="00545287" w:rsidRDefault="00545287" w:rsidP="00545287">
      <w:r w:rsidRPr="00545287">
        <w:t>Entrepreneurship</w:t>
      </w:r>
      <w:ins w:id="530" w:author="Dionne Solomons" w:date="2026-10-20T21:34:00Z" w16du:dateUtc="2026-10-20T19:34:00Z">
        <w:r w:rsidR="000412C4">
          <w:t xml:space="preserve"> | </w:t>
        </w:r>
      </w:ins>
      <w:r w:rsidRPr="00545287">
        <w:t>Business development</w:t>
      </w:r>
      <w:ins w:id="531" w:author="Dionne Solomons" w:date="2026-10-20T21:34:00Z" w16du:dateUtc="2026-10-20T19:34:00Z">
        <w:r w:rsidR="000412C4">
          <w:t xml:space="preserve"> | </w:t>
        </w:r>
      </w:ins>
      <w:r w:rsidRPr="00545287">
        <w:t>Financial capability</w:t>
      </w:r>
      <w:ins w:id="532" w:author="Dionne Solomons" w:date="2026-10-20T21:34:00Z" w16du:dateUtc="2026-10-20T19:34:00Z">
        <w:r w:rsidR="000412C4">
          <w:t xml:space="preserve"> | </w:t>
        </w:r>
      </w:ins>
      <w:r w:rsidRPr="00545287">
        <w:t>Funding and productive assets</w:t>
      </w:r>
      <w:ins w:id="533" w:author="Dionne Solomons" w:date="2026-10-20T21:34:00Z" w16du:dateUtc="2026-10-20T19:34:00Z">
        <w:r w:rsidR="000412C4">
          <w:t xml:space="preserve"> | </w:t>
        </w:r>
      </w:ins>
      <w:r w:rsidRPr="00545287">
        <w:t>Technical and vocational skills</w:t>
      </w:r>
      <w:ins w:id="534" w:author="Dionne Solomons" w:date="2026-10-20T21:34:00Z" w16du:dateUtc="2026-10-20T19:34:00Z">
        <w:r w:rsidR="000412C4">
          <w:t xml:space="preserve"> | </w:t>
        </w:r>
      </w:ins>
      <w:r w:rsidRPr="00545287">
        <w:t>Coaching and mentorship</w:t>
      </w:r>
    </w:p>
    <w:p w14:paraId="7AA07D24" w14:textId="77777777" w:rsidR="00545287" w:rsidRPr="00545287" w:rsidRDefault="00545287" w:rsidP="00545287">
      <w:r w:rsidRPr="00545287">
        <w:t>Snothile had early childhood development training but struggled to find employment, eventually starting a small crèche with limited resources. Through GBL she received profiling, coaching, business development support and assistance in accessing funding.</w:t>
      </w:r>
    </w:p>
    <w:p w14:paraId="79EDBC72" w14:textId="77777777" w:rsidR="00545287" w:rsidRPr="00545287" w:rsidRDefault="00545287" w:rsidP="00545287">
      <w:r w:rsidRPr="00545287">
        <w:t>Funding helped improve the centre’s facilities, including a dedicated kitchen space. The centre grew to full capacity and created two additional jobs, while Snothile strengthened her financial management, savings and record-keeping.</w:t>
      </w:r>
    </w:p>
    <w:p w14:paraId="306350AF" w14:textId="77777777" w:rsidR="00545287" w:rsidRPr="00545287" w:rsidRDefault="00545287" w:rsidP="00545287">
      <w:pPr>
        <w:rPr>
          <w:i/>
          <w:iCs/>
        </w:rPr>
      </w:pPr>
      <w:r w:rsidRPr="00545287">
        <w:rPr>
          <w:i/>
          <w:iCs/>
        </w:rPr>
        <w:t>“The GBL Programme gave me the confidence and support I needed to grow my ECD centre. I can now serve more children, employ others and better support my family.”</w:t>
      </w:r>
    </w:p>
    <w:p w14:paraId="505D8435" w14:textId="77777777" w:rsidR="000412C4" w:rsidRDefault="00545287" w:rsidP="00545287">
      <w:pPr>
        <w:rPr>
          <w:ins w:id="535" w:author="Dionne Solomons" w:date="2026-10-20T21:34:00Z" w16du:dateUtc="2026-10-20T19:34:00Z"/>
          <w:b/>
          <w:bCs/>
        </w:rPr>
      </w:pPr>
      <w:r w:rsidRPr="00545287">
        <w:rPr>
          <w:b/>
          <w:bCs/>
        </w:rPr>
        <w:t>11</w:t>
      </w:r>
      <w:ins w:id="536" w:author="Dionne Solomons" w:date="2026-10-20T21:34:00Z" w16du:dateUtc="2026-10-20T19:34:00Z">
        <w:r w:rsidR="000412C4">
          <w:rPr>
            <w:b/>
            <w:bCs/>
          </w:rPr>
          <w:t xml:space="preserve"> </w:t>
        </w:r>
      </w:ins>
      <w:r w:rsidRPr="00545287">
        <w:rPr>
          <w:b/>
          <w:bCs/>
        </w:rPr>
        <w:t>Sello Radebe</w:t>
      </w:r>
    </w:p>
    <w:p w14:paraId="6D1B195F" w14:textId="3AEA7A2B" w:rsidR="00545287" w:rsidRPr="00545287" w:rsidRDefault="00545287" w:rsidP="00545287">
      <w:r w:rsidRPr="00545287">
        <w:t>From qualified but unemployed teacher to permanent facilitator+</w:t>
      </w:r>
    </w:p>
    <w:p w14:paraId="43A93C82" w14:textId="77777777" w:rsidR="00545287" w:rsidRPr="00545287" w:rsidRDefault="00545287" w:rsidP="00545287">
      <w:pPr>
        <w:rPr>
          <w:b/>
          <w:bCs/>
        </w:rPr>
      </w:pPr>
      <w:r w:rsidRPr="00545287">
        <w:rPr>
          <w:b/>
          <w:bCs/>
        </w:rPr>
        <w:t>Supported by Thabiso Sekhejane · Meloding, Free State</w:t>
      </w:r>
    </w:p>
    <w:p w14:paraId="4E832FC0" w14:textId="0EF05318" w:rsidR="00545287" w:rsidRPr="00545287" w:rsidRDefault="00545287" w:rsidP="00545287">
      <w:r w:rsidRPr="00545287">
        <w:t>Employment</w:t>
      </w:r>
      <w:ins w:id="537" w:author="Dionne Solomons" w:date="2026-10-20T21:34:00Z" w16du:dateUtc="2026-10-20T19:34:00Z">
        <w:r w:rsidR="000412C4">
          <w:t xml:space="preserve"> | </w:t>
        </w:r>
      </w:ins>
      <w:r w:rsidRPr="00545287">
        <w:t>Personal development and wellbeing</w:t>
      </w:r>
      <w:ins w:id="538" w:author="Dionne Solomons" w:date="2026-10-20T21:34:00Z" w16du:dateUtc="2026-10-20T19:34:00Z">
        <w:r w:rsidR="000412C4">
          <w:t xml:space="preserve"> | </w:t>
        </w:r>
      </w:ins>
      <w:r w:rsidRPr="00545287">
        <w:t>Employment preparation and placement</w:t>
      </w:r>
      <w:ins w:id="539" w:author="Dionne Solomons" w:date="2026-10-20T21:34:00Z" w16du:dateUtc="2026-10-20T19:34:00Z">
        <w:r w:rsidR="000412C4">
          <w:t xml:space="preserve"> | </w:t>
        </w:r>
      </w:ins>
      <w:r w:rsidRPr="00545287">
        <w:t>Financial capability</w:t>
      </w:r>
      <w:ins w:id="540" w:author="Dionne Solomons" w:date="2026-10-20T21:34:00Z" w16du:dateUtc="2026-10-20T19:34:00Z">
        <w:r w:rsidR="000412C4">
          <w:t xml:space="preserve"> | </w:t>
        </w:r>
      </w:ins>
      <w:r w:rsidRPr="00545287">
        <w:t>Coaching and mentorship</w:t>
      </w:r>
    </w:p>
    <w:p w14:paraId="19CBC181" w14:textId="77777777" w:rsidR="00545287" w:rsidRPr="00545287" w:rsidRDefault="00545287" w:rsidP="00545287">
      <w:r w:rsidRPr="00545287">
        <w:t>Sello had qualified as a teacher but remained unemployed while caring for his two children and helping his pensioner mother. Through GBL he participated in personal mastery, management training, mental-health information sessions, job-preparedness activities and financial literacy.</w:t>
      </w:r>
    </w:p>
    <w:p w14:paraId="38CB22CB" w14:textId="77777777" w:rsidR="00545287" w:rsidRPr="00545287" w:rsidRDefault="00545287" w:rsidP="00545287">
      <w:r w:rsidRPr="00545287">
        <w:t xml:space="preserve">His facilitators linked him to Optimi Workplace, initially a training provider working with participants. That connection resulted in permanent employment as a facilitator in </w:t>
      </w:r>
      <w:r w:rsidRPr="00545287">
        <w:lastRenderedPageBreak/>
        <w:t>Orkney from April 2026, enabling him to contribute more consistently to his household and save.</w:t>
      </w:r>
    </w:p>
    <w:p w14:paraId="640290AC" w14:textId="77777777" w:rsidR="00545287" w:rsidRPr="00545287" w:rsidRDefault="00545287" w:rsidP="00545287">
      <w:pPr>
        <w:rPr>
          <w:i/>
          <w:iCs/>
        </w:rPr>
      </w:pPr>
      <w:r w:rsidRPr="00545287">
        <w:rPr>
          <w:i/>
          <w:iCs/>
        </w:rPr>
        <w:t>“Today I’m employed through the linkage of my facilitators. I can support my household, I save every month, and I am confident about the future I’m building.”</w:t>
      </w:r>
    </w:p>
    <w:p w14:paraId="68C15D5C" w14:textId="77777777" w:rsidR="000412C4" w:rsidRDefault="00545287" w:rsidP="00545287">
      <w:pPr>
        <w:rPr>
          <w:ins w:id="541" w:author="Dionne Solomons" w:date="2026-10-20T21:34:00Z" w16du:dateUtc="2026-10-20T19:34:00Z"/>
          <w:b/>
          <w:bCs/>
        </w:rPr>
      </w:pPr>
      <w:r w:rsidRPr="00545287">
        <w:rPr>
          <w:b/>
          <w:bCs/>
        </w:rPr>
        <w:t>12</w:t>
      </w:r>
      <w:ins w:id="542" w:author="Dionne Solomons" w:date="2026-10-20T21:34:00Z" w16du:dateUtc="2026-10-20T19:34:00Z">
        <w:r w:rsidR="000412C4">
          <w:rPr>
            <w:b/>
            <w:bCs/>
          </w:rPr>
          <w:t xml:space="preserve"> </w:t>
        </w:r>
      </w:ins>
      <w:r w:rsidRPr="00545287">
        <w:rPr>
          <w:b/>
          <w:bCs/>
        </w:rPr>
        <w:t>Phumelele Mdlalose</w:t>
      </w:r>
    </w:p>
    <w:p w14:paraId="517508E6" w14:textId="3B2DD7EC" w:rsidR="00545287" w:rsidRPr="00545287" w:rsidRDefault="00545287" w:rsidP="00545287">
      <w:r w:rsidRPr="00545287">
        <w:t>Building a detergent business while opening an employment pathway+</w:t>
      </w:r>
    </w:p>
    <w:p w14:paraId="11E34769" w14:textId="77777777" w:rsidR="00545287" w:rsidRPr="00545287" w:rsidRDefault="00545287" w:rsidP="00545287">
      <w:pPr>
        <w:rPr>
          <w:b/>
          <w:bCs/>
        </w:rPr>
      </w:pPr>
      <w:r w:rsidRPr="00545287">
        <w:rPr>
          <w:b/>
          <w:bCs/>
        </w:rPr>
        <w:t>Supported by Nompumelelo Zulu · Mthwalume, KwaZulu-Natal</w:t>
      </w:r>
    </w:p>
    <w:p w14:paraId="5737312E" w14:textId="5177401B" w:rsidR="00545287" w:rsidRPr="00545287" w:rsidRDefault="00545287" w:rsidP="00545287">
      <w:r w:rsidRPr="00545287">
        <w:t>Employment</w:t>
      </w:r>
      <w:ins w:id="543" w:author="Dionne Solomons" w:date="2026-10-20T21:34:00Z" w16du:dateUtc="2026-10-20T19:34:00Z">
        <w:r w:rsidR="000412C4">
          <w:t xml:space="preserve"> | </w:t>
        </w:r>
      </w:ins>
      <w:r w:rsidRPr="00545287">
        <w:t>Entrepreneurship</w:t>
      </w:r>
      <w:ins w:id="544" w:author="Dionne Solomons" w:date="2026-10-20T21:35:00Z" w16du:dateUtc="2026-10-20T19:35:00Z">
        <w:r w:rsidR="000412C4">
          <w:t xml:space="preserve"> | </w:t>
        </w:r>
      </w:ins>
      <w:r w:rsidRPr="00545287">
        <w:t>Personal development and wellbeing</w:t>
      </w:r>
      <w:ins w:id="545" w:author="Dionne Solomons" w:date="2026-10-20T21:35:00Z" w16du:dateUtc="2026-10-20T19:35:00Z">
        <w:r w:rsidR="000412C4">
          <w:t xml:space="preserve"> | </w:t>
        </w:r>
      </w:ins>
      <w:r w:rsidRPr="00545287">
        <w:t>Business development</w:t>
      </w:r>
      <w:ins w:id="546" w:author="Dionne Solomons" w:date="2026-10-20T21:35:00Z" w16du:dateUtc="2026-10-20T19:35:00Z">
        <w:r w:rsidR="000412C4">
          <w:t xml:space="preserve"> | </w:t>
        </w:r>
      </w:ins>
      <w:r w:rsidRPr="00545287">
        <w:t>Financial capability</w:t>
      </w:r>
      <w:ins w:id="547" w:author="Dionne Solomons" w:date="2026-10-20T21:35:00Z" w16du:dateUtc="2026-10-20T19:35:00Z">
        <w:r w:rsidR="000131C2">
          <w:t xml:space="preserve"> | </w:t>
        </w:r>
      </w:ins>
      <w:r w:rsidRPr="00545287">
        <w:t>Funding and productive assets</w:t>
      </w:r>
      <w:ins w:id="548" w:author="Dionne Solomons" w:date="2026-10-20T21:35:00Z" w16du:dateUtc="2026-10-20T19:35:00Z">
        <w:r w:rsidR="000131C2">
          <w:t xml:space="preserve"> | </w:t>
        </w:r>
      </w:ins>
      <w:r w:rsidRPr="00545287">
        <w:t>Technical and vocational skills</w:t>
      </w:r>
      <w:ins w:id="549" w:author="Dionne Solomons" w:date="2026-10-20T21:35:00Z" w16du:dateUtc="2026-10-20T19:35:00Z">
        <w:r w:rsidR="000131C2">
          <w:t xml:space="preserve"> | </w:t>
        </w:r>
      </w:ins>
      <w:r w:rsidRPr="00545287">
        <w:t>Coaching and mentorship</w:t>
      </w:r>
    </w:p>
    <w:p w14:paraId="7B6687BA" w14:textId="77777777" w:rsidR="00545287" w:rsidRPr="00545287" w:rsidRDefault="00545287" w:rsidP="00545287">
      <w:r w:rsidRPr="00545287">
        <w:t>Phumelele was living with unemployed parents and relying on grant and occasional household income, but had already taken a short course in detergent-making. Through GBL she received psychosocial support, business coaching, entrepreneurship, life skills and financial literacy.</w:t>
      </w:r>
    </w:p>
    <w:p w14:paraId="2771D87E" w14:textId="77777777" w:rsidR="00545287" w:rsidRPr="00545287" w:rsidRDefault="00545287" w:rsidP="00545287">
      <w:r w:rsidRPr="00545287">
        <w:t>NYDA Asset Finance enabled her to obtain detergent products to begin trading, while SEDFA helped promote the business. She was also linked to Icebolethu Funeral for a field-worker opportunity, demonstrating how enterprise and employment pathways can progress together.</w:t>
      </w:r>
    </w:p>
    <w:p w14:paraId="558B1F3B" w14:textId="77777777" w:rsidR="00545287" w:rsidRPr="00545287" w:rsidRDefault="00545287" w:rsidP="00545287">
      <w:pPr>
        <w:rPr>
          <w:i/>
          <w:iCs/>
        </w:rPr>
      </w:pPr>
      <w:r w:rsidRPr="00545287">
        <w:rPr>
          <w:i/>
          <w:iCs/>
        </w:rPr>
        <w:t>“Today I own my business, I keep proper business records, and I am confident that my business can continue to grow and support my family.”</w:t>
      </w:r>
    </w:p>
    <w:p w14:paraId="05AE0303" w14:textId="5238443D" w:rsidR="000131C2" w:rsidRDefault="00545287" w:rsidP="00545287">
      <w:pPr>
        <w:rPr>
          <w:ins w:id="550" w:author="Dionne Solomons" w:date="2026-10-20T21:35:00Z" w16du:dateUtc="2026-10-20T19:35:00Z"/>
          <w:b/>
          <w:bCs/>
        </w:rPr>
      </w:pPr>
      <w:r w:rsidRPr="00545287">
        <w:rPr>
          <w:b/>
          <w:bCs/>
        </w:rPr>
        <w:t>13</w:t>
      </w:r>
      <w:ins w:id="551" w:author="Dionne Solomons" w:date="2026-10-20T21:35:00Z" w16du:dateUtc="2026-10-20T19:35:00Z">
        <w:r w:rsidR="000131C2">
          <w:rPr>
            <w:b/>
            <w:bCs/>
          </w:rPr>
          <w:t xml:space="preserve"> </w:t>
        </w:r>
      </w:ins>
      <w:r w:rsidRPr="00545287">
        <w:rPr>
          <w:b/>
          <w:bCs/>
        </w:rPr>
        <w:t>Janine Remmelien</w:t>
      </w:r>
    </w:p>
    <w:p w14:paraId="553A02E2" w14:textId="5EA54752" w:rsidR="00545287" w:rsidRPr="00545287" w:rsidRDefault="00545287" w:rsidP="00545287">
      <w:r w:rsidRPr="00545287">
        <w:t>Building stability through permanent employment+</w:t>
      </w:r>
    </w:p>
    <w:p w14:paraId="2D8D79E2" w14:textId="77777777" w:rsidR="00545287" w:rsidRPr="00545287" w:rsidRDefault="00545287" w:rsidP="00545287">
      <w:pPr>
        <w:rPr>
          <w:b/>
          <w:bCs/>
        </w:rPr>
      </w:pPr>
      <w:r w:rsidRPr="00545287">
        <w:rPr>
          <w:b/>
          <w:bCs/>
        </w:rPr>
        <w:t>Supported by Shennin Cornellissen · Oppermansdorp, Free State</w:t>
      </w:r>
    </w:p>
    <w:p w14:paraId="2789AE84" w14:textId="6DDB5437" w:rsidR="00545287" w:rsidRPr="00545287" w:rsidRDefault="00545287" w:rsidP="00545287">
      <w:r w:rsidRPr="00545287">
        <w:t>Employment</w:t>
      </w:r>
      <w:ins w:id="552" w:author="Dionne Solomons" w:date="2026-10-20T21:35:00Z" w16du:dateUtc="2026-10-20T19:35:00Z">
        <w:r w:rsidR="000131C2">
          <w:t xml:space="preserve"> | </w:t>
        </w:r>
      </w:ins>
      <w:r w:rsidRPr="00545287">
        <w:t>Personal development and wellbeing</w:t>
      </w:r>
      <w:ins w:id="553" w:author="Dionne Solomons" w:date="2026-10-20T21:35:00Z" w16du:dateUtc="2026-10-20T19:35:00Z">
        <w:r w:rsidR="000131C2">
          <w:t xml:space="preserve"> | </w:t>
        </w:r>
      </w:ins>
      <w:r w:rsidRPr="00545287">
        <w:t>Financial capability</w:t>
      </w:r>
      <w:ins w:id="554" w:author="Dionne Solomons" w:date="2026-10-20T21:35:00Z" w16du:dateUtc="2026-10-20T19:35:00Z">
        <w:r w:rsidR="000131C2">
          <w:t xml:space="preserve"> | </w:t>
        </w:r>
      </w:ins>
      <w:r w:rsidRPr="00545287">
        <w:t>Technical and vocational skills</w:t>
      </w:r>
      <w:ins w:id="555" w:author="Dionne Solomons" w:date="2026-10-20T21:35:00Z" w16du:dateUtc="2026-10-20T19:35:00Z">
        <w:r w:rsidR="000131C2">
          <w:t xml:space="preserve"> | </w:t>
        </w:r>
      </w:ins>
      <w:r w:rsidRPr="00545287">
        <w:t>Coaching and mentorship</w:t>
      </w:r>
    </w:p>
    <w:p w14:paraId="67F8C881" w14:textId="77777777" w:rsidR="00545287" w:rsidRPr="00545287" w:rsidRDefault="00545287" w:rsidP="00545287">
      <w:r w:rsidRPr="00545287">
        <w:t>Janine’s journey combined education, skills development, community involvement and financial literacy with continued guidance from her Linkages Facilitator. The participant record describes a period of personal difficulty followed by recovery, renewed confidence and continued pursuit of livelihood opportunities.</w:t>
      </w:r>
    </w:p>
    <w:p w14:paraId="4E30F2CD" w14:textId="77777777" w:rsidR="00545287" w:rsidRPr="00545287" w:rsidRDefault="00545287" w:rsidP="00545287">
      <w:r w:rsidRPr="00545287">
        <w:t>She has secured permanent employment, manages her finances more deliberately and saves towards building her own home. Her progress reflects improved livelihood stability and a stronger ability to plan for her children’s future.</w:t>
      </w:r>
    </w:p>
    <w:p w14:paraId="46DF7891" w14:textId="77777777" w:rsidR="00545287" w:rsidRPr="00545287" w:rsidRDefault="00545287" w:rsidP="00545287">
      <w:pPr>
        <w:rPr>
          <w:i/>
          <w:iCs/>
        </w:rPr>
      </w:pPr>
      <w:r w:rsidRPr="00545287">
        <w:rPr>
          <w:i/>
          <w:iCs/>
        </w:rPr>
        <w:t>“Today, I am permanently employed, I manage my finances, save towards building my own house, and I am focused on creating a better future for my children.”</w:t>
      </w:r>
    </w:p>
    <w:p w14:paraId="11768D5F" w14:textId="3AE34E14" w:rsidR="000131C2" w:rsidRDefault="00545287" w:rsidP="00545287">
      <w:pPr>
        <w:rPr>
          <w:ins w:id="556" w:author="Dionne Solomons" w:date="2026-10-20T21:35:00Z" w16du:dateUtc="2026-10-20T19:35:00Z"/>
          <w:b/>
          <w:bCs/>
        </w:rPr>
      </w:pPr>
      <w:r w:rsidRPr="00545287">
        <w:rPr>
          <w:b/>
          <w:bCs/>
        </w:rPr>
        <w:lastRenderedPageBreak/>
        <w:t>14</w:t>
      </w:r>
      <w:ins w:id="557" w:author="Dionne Solomons" w:date="2026-10-20T21:35:00Z" w16du:dateUtc="2026-10-20T19:35:00Z">
        <w:r w:rsidR="000131C2">
          <w:rPr>
            <w:b/>
            <w:bCs/>
          </w:rPr>
          <w:t xml:space="preserve"> </w:t>
        </w:r>
      </w:ins>
      <w:r w:rsidRPr="00545287">
        <w:rPr>
          <w:b/>
          <w:bCs/>
        </w:rPr>
        <w:t>Larine Lemmetjies</w:t>
      </w:r>
    </w:p>
    <w:p w14:paraId="06212134" w14:textId="37F01C32" w:rsidR="00545287" w:rsidRPr="00545287" w:rsidRDefault="00545287" w:rsidP="00545287">
      <w:r w:rsidRPr="00545287">
        <w:t>Completing the journey into teaching+</w:t>
      </w:r>
    </w:p>
    <w:p w14:paraId="40038927" w14:textId="77777777" w:rsidR="00545287" w:rsidRPr="00545287" w:rsidRDefault="00545287" w:rsidP="00545287">
      <w:pPr>
        <w:rPr>
          <w:b/>
          <w:bCs/>
        </w:rPr>
      </w:pPr>
      <w:r w:rsidRPr="00545287">
        <w:rPr>
          <w:b/>
          <w:bCs/>
        </w:rPr>
        <w:t>Supported by Shennin Cornellissen · Oppermansdorp, Free State</w:t>
      </w:r>
    </w:p>
    <w:p w14:paraId="62B17F06" w14:textId="58822284" w:rsidR="00545287" w:rsidRPr="00545287" w:rsidRDefault="00545287" w:rsidP="00545287">
      <w:r w:rsidRPr="00545287">
        <w:t>Employment</w:t>
      </w:r>
      <w:ins w:id="558" w:author="Dionne Solomons" w:date="2026-10-20T21:35:00Z" w16du:dateUtc="2026-10-20T19:35:00Z">
        <w:r w:rsidR="000131C2">
          <w:t xml:space="preserve"> | </w:t>
        </w:r>
      </w:ins>
      <w:r w:rsidRPr="00545287">
        <w:t>Employment preparation and placement</w:t>
      </w:r>
      <w:ins w:id="559" w:author="Dionne Solomons" w:date="2026-10-20T21:35:00Z" w16du:dateUtc="2026-10-20T19:35:00Z">
        <w:r w:rsidR="000131C2">
          <w:t xml:space="preserve"> | </w:t>
        </w:r>
      </w:ins>
      <w:r w:rsidRPr="00545287">
        <w:t>Financial capability</w:t>
      </w:r>
    </w:p>
    <w:p w14:paraId="4E62EB8F" w14:textId="77777777" w:rsidR="00545287" w:rsidRPr="00545287" w:rsidRDefault="00545287" w:rsidP="00545287">
      <w:r w:rsidRPr="00545287">
        <w:t>Larine entered GBL while studying towards her goal of becoming a primary school teacher. Through GBL she received motivational support, financial literacy, career planning and employment-readiness guidance.</w:t>
      </w:r>
    </w:p>
    <w:p w14:paraId="43F3B9BF" w14:textId="77777777" w:rsidR="00545287" w:rsidRPr="00545287" w:rsidRDefault="00545287" w:rsidP="00545287">
      <w:r w:rsidRPr="00545287">
        <w:t>In 2025 she secured permanent employment as a primary school teacher at Luckhof Primary School. A stable income has strengthened her household security while she continues budgeting, saving and planning for her and her son’s future.</w:t>
      </w:r>
    </w:p>
    <w:p w14:paraId="7829A455" w14:textId="77777777" w:rsidR="00545287" w:rsidRPr="00545287" w:rsidRDefault="00545287" w:rsidP="00545287">
      <w:pPr>
        <w:rPr>
          <w:i/>
          <w:iCs/>
        </w:rPr>
      </w:pPr>
      <w:r w:rsidRPr="00545287">
        <w:rPr>
          <w:i/>
          <w:iCs/>
        </w:rPr>
        <w:t>“Today I am proud to be permanently employed as a Primary School Teacher at Luckhof Primary School.”</w:t>
      </w:r>
    </w:p>
    <w:p w14:paraId="3D8DA805" w14:textId="77777777" w:rsidR="00C95317" w:rsidRDefault="00545287" w:rsidP="00545287">
      <w:pPr>
        <w:rPr>
          <w:ins w:id="560" w:author="Dionne Solomons" w:date="2026-10-20T21:36:00Z" w16du:dateUtc="2026-10-20T19:36:00Z"/>
          <w:b/>
          <w:bCs/>
        </w:rPr>
      </w:pPr>
      <w:r w:rsidRPr="00545287">
        <w:rPr>
          <w:b/>
          <w:bCs/>
        </w:rPr>
        <w:t>15</w:t>
      </w:r>
      <w:ins w:id="561" w:author="Dionne Solomons" w:date="2026-10-20T21:36:00Z" w16du:dateUtc="2026-10-20T19:36:00Z">
        <w:r w:rsidR="00C95317">
          <w:rPr>
            <w:b/>
            <w:bCs/>
          </w:rPr>
          <w:t xml:space="preserve"> </w:t>
        </w:r>
      </w:ins>
      <w:r w:rsidRPr="00545287">
        <w:rPr>
          <w:b/>
          <w:bCs/>
        </w:rPr>
        <w:t>Rodine Plaaitjies</w:t>
      </w:r>
    </w:p>
    <w:p w14:paraId="709249CF" w14:textId="797FF958" w:rsidR="00545287" w:rsidRPr="00545287" w:rsidRDefault="00545287" w:rsidP="00545287">
      <w:r w:rsidRPr="00545287">
        <w:t>From teaching assistant to police constable+</w:t>
      </w:r>
    </w:p>
    <w:p w14:paraId="372690FF" w14:textId="77777777" w:rsidR="00545287" w:rsidRPr="00545287" w:rsidRDefault="00545287" w:rsidP="00545287">
      <w:pPr>
        <w:rPr>
          <w:b/>
          <w:bCs/>
        </w:rPr>
      </w:pPr>
      <w:r w:rsidRPr="00545287">
        <w:rPr>
          <w:b/>
          <w:bCs/>
        </w:rPr>
        <w:t>Supported by Shennin Cornellissen · Oppermansdorp, Free State</w:t>
      </w:r>
    </w:p>
    <w:p w14:paraId="5D9557C8" w14:textId="718AA517" w:rsidR="00545287" w:rsidRPr="00545287" w:rsidRDefault="00545287" w:rsidP="00545287">
      <w:r w:rsidRPr="00545287">
        <w:t>Employment</w:t>
      </w:r>
      <w:ins w:id="562" w:author="Dionne Solomons" w:date="2026-10-20T21:36:00Z" w16du:dateUtc="2026-10-20T19:36:00Z">
        <w:r w:rsidR="00C95317">
          <w:t xml:space="preserve"> | </w:t>
        </w:r>
      </w:ins>
      <w:r w:rsidRPr="00545287">
        <w:t>Personal development and wellbeing</w:t>
      </w:r>
      <w:ins w:id="563" w:author="Dionne Solomons" w:date="2026-10-20T21:36:00Z" w16du:dateUtc="2026-10-20T19:36:00Z">
        <w:r w:rsidR="00C95317">
          <w:t xml:space="preserve"> | </w:t>
        </w:r>
      </w:ins>
      <w:r w:rsidRPr="00545287">
        <w:t>Employment preparation and placement</w:t>
      </w:r>
      <w:ins w:id="564" w:author="Dionne Solomons" w:date="2026-10-20T21:36:00Z" w16du:dateUtc="2026-10-20T19:36:00Z">
        <w:r w:rsidR="00C95317">
          <w:t xml:space="preserve"> | </w:t>
        </w:r>
      </w:ins>
      <w:r w:rsidRPr="00545287">
        <w:t>Financial capability</w:t>
      </w:r>
      <w:ins w:id="565" w:author="Dionne Solomons" w:date="2026-10-20T21:36:00Z" w16du:dateUtc="2026-10-20T19:36:00Z">
        <w:r w:rsidR="00C95317">
          <w:t xml:space="preserve"> | </w:t>
        </w:r>
      </w:ins>
      <w:r w:rsidRPr="00545287">
        <w:t>Technical and vocational skills</w:t>
      </w:r>
    </w:p>
    <w:p w14:paraId="455588FE" w14:textId="77777777" w:rsidR="00545287" w:rsidRPr="00545287" w:rsidRDefault="00545287" w:rsidP="00545287">
      <w:r w:rsidRPr="00545287">
        <w:t>Rodine was unemployed and dependent on family support when she entered the programme. GBL helped her strengthen confidence and financial capability while providing career guidance, CV support and assistance in identifying employment opportunities.</w:t>
      </w:r>
    </w:p>
    <w:p w14:paraId="7D756358" w14:textId="77777777" w:rsidR="00545287" w:rsidRPr="00545287" w:rsidRDefault="00545287" w:rsidP="00545287">
      <w:r w:rsidRPr="00545287">
        <w:t>She first gained experience as a teaching assistant, then applied to the SAPS intake, completed police induction and training, and in 2026 secured permanent employment as a Police Constable in Koffiefontein.</w:t>
      </w:r>
    </w:p>
    <w:p w14:paraId="1B711677" w14:textId="77777777" w:rsidR="00545287" w:rsidRPr="00545287" w:rsidRDefault="00545287" w:rsidP="00545287">
      <w:pPr>
        <w:rPr>
          <w:i/>
          <w:iCs/>
        </w:rPr>
      </w:pPr>
      <w:r w:rsidRPr="00545287">
        <w:rPr>
          <w:i/>
          <w:iCs/>
        </w:rPr>
        <w:t>“I started as a Teaching Assistant, continued working towards my goals, and today I am proud to be a permanent Police Constable.”</w:t>
      </w:r>
    </w:p>
    <w:p w14:paraId="6A0CD75C" w14:textId="267933FF" w:rsidR="00C95317" w:rsidRDefault="00545287" w:rsidP="00545287">
      <w:pPr>
        <w:rPr>
          <w:ins w:id="566" w:author="Dionne Solomons" w:date="2026-10-20T21:36:00Z" w16du:dateUtc="2026-10-20T19:36:00Z"/>
          <w:b/>
          <w:bCs/>
        </w:rPr>
      </w:pPr>
      <w:r w:rsidRPr="00545287">
        <w:rPr>
          <w:b/>
          <w:bCs/>
        </w:rPr>
        <w:t>16</w:t>
      </w:r>
      <w:ins w:id="567" w:author="Dionne Solomons" w:date="2026-10-20T21:36:00Z" w16du:dateUtc="2026-10-20T19:36:00Z">
        <w:r w:rsidR="00C95317">
          <w:rPr>
            <w:b/>
            <w:bCs/>
          </w:rPr>
          <w:t xml:space="preserve"> </w:t>
        </w:r>
      </w:ins>
      <w:r w:rsidRPr="00545287">
        <w:rPr>
          <w:b/>
          <w:bCs/>
        </w:rPr>
        <w:t>Seboka Gqiba</w:t>
      </w:r>
    </w:p>
    <w:p w14:paraId="5C77917F" w14:textId="3380AA2A" w:rsidR="00545287" w:rsidRPr="00545287" w:rsidRDefault="00545287" w:rsidP="00545287">
      <w:r w:rsidRPr="00545287">
        <w:t>Expanding catering and décor beyond Randfontein+</w:t>
      </w:r>
    </w:p>
    <w:p w14:paraId="72158CCD" w14:textId="77777777" w:rsidR="00545287" w:rsidRPr="00545287" w:rsidRDefault="00545287" w:rsidP="00545287">
      <w:pPr>
        <w:rPr>
          <w:b/>
          <w:bCs/>
        </w:rPr>
      </w:pPr>
      <w:r w:rsidRPr="00545287">
        <w:rPr>
          <w:b/>
          <w:bCs/>
        </w:rPr>
        <w:t>Supported by Seipati Mosebetsi · Randfontein, Gauteng</w:t>
      </w:r>
    </w:p>
    <w:p w14:paraId="3FC7823E" w14:textId="09517C4F" w:rsidR="00545287" w:rsidRPr="00545287" w:rsidRDefault="00545287" w:rsidP="00545287">
      <w:r w:rsidRPr="00545287">
        <w:t>Entrepreneurship</w:t>
      </w:r>
      <w:ins w:id="568" w:author="Dionne Solomons" w:date="2026-10-20T21:36:00Z" w16du:dateUtc="2026-10-20T19:36:00Z">
        <w:r w:rsidR="00C95317">
          <w:t xml:space="preserve"> | </w:t>
        </w:r>
      </w:ins>
      <w:r w:rsidRPr="00545287">
        <w:t>Personal development and wellbeing</w:t>
      </w:r>
      <w:ins w:id="569" w:author="Dionne Solomons" w:date="2026-10-20T21:36:00Z" w16du:dateUtc="2026-10-20T19:36:00Z">
        <w:r w:rsidR="00C95317">
          <w:t xml:space="preserve"> | </w:t>
        </w:r>
      </w:ins>
      <w:r w:rsidRPr="00545287">
        <w:t>Business development</w:t>
      </w:r>
      <w:ins w:id="570" w:author="Dionne Solomons" w:date="2026-10-20T21:36:00Z" w16du:dateUtc="2026-10-20T19:36:00Z">
        <w:r w:rsidR="00C95317">
          <w:t xml:space="preserve"> | </w:t>
        </w:r>
      </w:ins>
      <w:r w:rsidRPr="00545287">
        <w:t>Financial capability</w:t>
      </w:r>
    </w:p>
    <w:p w14:paraId="63DC6268" w14:textId="77777777" w:rsidR="00545287" w:rsidRPr="00545287" w:rsidRDefault="00545287" w:rsidP="00545287">
      <w:r w:rsidRPr="00545287">
        <w:lastRenderedPageBreak/>
        <w:t>Seboka joined GBL in 2023 shortly after starting a catering business to help support a household of nine. She participated in wellness and personal-mastery support, NYDA business management training, financial literacy and a Coca-Cola business-building programme.</w:t>
      </w:r>
    </w:p>
    <w:p w14:paraId="18B8207A" w14:textId="77777777" w:rsidR="00545287" w:rsidRPr="00545287" w:rsidRDefault="00545287" w:rsidP="00545287">
      <w:r w:rsidRPr="00545287">
        <w:t>Her catering and décor work now reaches clients beyond Randfontein. She brings in two people for assignments and has used contract income to purchase a stretch tent, plates, glasses and couches, with additional equipment identified as her next need.</w:t>
      </w:r>
    </w:p>
    <w:p w14:paraId="73389A31" w14:textId="6290819A" w:rsidR="00C95317" w:rsidRDefault="00545287" w:rsidP="00545287">
      <w:pPr>
        <w:rPr>
          <w:ins w:id="571" w:author="Dionne Solomons" w:date="2026-10-20T21:36:00Z" w16du:dateUtc="2026-10-20T19:36:00Z"/>
          <w:b/>
          <w:bCs/>
        </w:rPr>
      </w:pPr>
      <w:r w:rsidRPr="00545287">
        <w:rPr>
          <w:b/>
          <w:bCs/>
        </w:rPr>
        <w:t>17</w:t>
      </w:r>
      <w:ins w:id="572" w:author="Dionne Solomons" w:date="2026-10-20T21:36:00Z" w16du:dateUtc="2026-10-20T19:36:00Z">
        <w:r w:rsidR="00C95317">
          <w:rPr>
            <w:b/>
            <w:bCs/>
          </w:rPr>
          <w:t xml:space="preserve"> </w:t>
        </w:r>
      </w:ins>
      <w:r w:rsidRPr="00545287">
        <w:rPr>
          <w:b/>
          <w:bCs/>
        </w:rPr>
        <w:t>Refiloe Setlhodi</w:t>
      </w:r>
    </w:p>
    <w:p w14:paraId="6AC2A2FD" w14:textId="058FA84F" w:rsidR="00545287" w:rsidRPr="00545287" w:rsidRDefault="00545287" w:rsidP="00545287">
      <w:r w:rsidRPr="00545287">
        <w:t>Growing a beauty business and becoming more business-minded+</w:t>
      </w:r>
    </w:p>
    <w:p w14:paraId="47F3A65E" w14:textId="77777777" w:rsidR="00545287" w:rsidRPr="00545287" w:rsidRDefault="00545287" w:rsidP="00545287">
      <w:pPr>
        <w:rPr>
          <w:b/>
          <w:bCs/>
        </w:rPr>
      </w:pPr>
      <w:r w:rsidRPr="00545287">
        <w:rPr>
          <w:b/>
          <w:bCs/>
        </w:rPr>
        <w:t>Supported by Seipati Mosebetsi · Randfontein, Gauteng</w:t>
      </w:r>
    </w:p>
    <w:p w14:paraId="6942318C" w14:textId="0D7B7356" w:rsidR="00545287" w:rsidRPr="00545287" w:rsidRDefault="00545287" w:rsidP="00545287">
      <w:r w:rsidRPr="00545287">
        <w:t>Entrepreneurship</w:t>
      </w:r>
      <w:ins w:id="573" w:author="Dionne Solomons" w:date="2026-10-20T21:36:00Z" w16du:dateUtc="2026-10-20T19:36:00Z">
        <w:r w:rsidR="00C95317">
          <w:t xml:space="preserve"> | </w:t>
        </w:r>
      </w:ins>
      <w:r w:rsidRPr="00545287">
        <w:t>Personal development and wellbeing</w:t>
      </w:r>
      <w:ins w:id="574" w:author="Dionne Solomons" w:date="2026-10-20T21:36:00Z" w16du:dateUtc="2026-10-20T19:36:00Z">
        <w:r w:rsidR="00C95317">
          <w:t xml:space="preserve"> | </w:t>
        </w:r>
      </w:ins>
      <w:r w:rsidRPr="00545287">
        <w:t>Business development</w:t>
      </w:r>
      <w:ins w:id="575" w:author="Dionne Solomons" w:date="2026-10-20T21:36:00Z" w16du:dateUtc="2026-10-20T19:36:00Z">
        <w:r w:rsidR="00C95317">
          <w:t xml:space="preserve"> | </w:t>
        </w:r>
      </w:ins>
      <w:r w:rsidRPr="00545287">
        <w:t>Financial capability</w:t>
      </w:r>
    </w:p>
    <w:p w14:paraId="2B73BA0D" w14:textId="77777777" w:rsidR="00545287" w:rsidRPr="00545287" w:rsidRDefault="00545287" w:rsidP="00545287">
      <w:r w:rsidRPr="00545287">
        <w:t>Refiloe joined GBL in 2023 while struggling to socialise and communicate because of difficult circumstances at home. Wellness sessions helped her open up, while NYDA business management training and financial literacy strengthened how she approached her enterprise.</w:t>
      </w:r>
    </w:p>
    <w:p w14:paraId="11B557AC" w14:textId="77777777" w:rsidR="00545287" w:rsidRPr="00545287" w:rsidRDefault="00545287" w:rsidP="00545287">
      <w:r w:rsidRPr="00545287">
        <w:t>Her beauty business has expanded from acrylic nails and lashes to include gel nails, make-up and wig installation. She has widened her marketing, improved her financial practices and opened a business bank account.</w:t>
      </w:r>
    </w:p>
    <w:p w14:paraId="74F117E1" w14:textId="77777777" w:rsidR="00545287" w:rsidRPr="00545287" w:rsidRDefault="00545287" w:rsidP="00545287">
      <w:pPr>
        <w:rPr>
          <w:i/>
          <w:iCs/>
        </w:rPr>
      </w:pPr>
      <w:r w:rsidRPr="00545287">
        <w:rPr>
          <w:i/>
          <w:iCs/>
        </w:rPr>
        <w:t>“Joining the project helped me to be more business-oriented, and that made me able to assist my parents.”</w:t>
      </w:r>
    </w:p>
    <w:p w14:paraId="5F828669" w14:textId="77777777" w:rsidR="004D036D" w:rsidRDefault="00545287" w:rsidP="00545287">
      <w:pPr>
        <w:rPr>
          <w:ins w:id="576" w:author="Dionne Solomons" w:date="2026-10-20T21:37:00Z" w16du:dateUtc="2026-10-20T19:37:00Z"/>
          <w:b/>
          <w:bCs/>
        </w:rPr>
      </w:pPr>
      <w:r w:rsidRPr="00545287">
        <w:rPr>
          <w:b/>
          <w:bCs/>
        </w:rPr>
        <w:t>18</w:t>
      </w:r>
      <w:ins w:id="577" w:author="Dionne Solomons" w:date="2026-10-20T21:37:00Z" w16du:dateUtc="2026-10-20T19:37:00Z">
        <w:r w:rsidR="00C95317">
          <w:rPr>
            <w:b/>
            <w:bCs/>
          </w:rPr>
          <w:t xml:space="preserve"> </w:t>
        </w:r>
      </w:ins>
      <w:r w:rsidRPr="00545287">
        <w:rPr>
          <w:b/>
          <w:bCs/>
        </w:rPr>
        <w:t>Mandisa Mhlanga</w:t>
      </w:r>
    </w:p>
    <w:p w14:paraId="602E0DFE" w14:textId="267E8A0B" w:rsidR="00545287" w:rsidRPr="00545287" w:rsidRDefault="00545287" w:rsidP="00545287">
      <w:r w:rsidRPr="00545287">
        <w:t>Expanding from nails into a mobile spa+</w:t>
      </w:r>
    </w:p>
    <w:p w14:paraId="61DBC1D5" w14:textId="77777777" w:rsidR="00545287" w:rsidRPr="00545287" w:rsidRDefault="00545287" w:rsidP="00545287">
      <w:pPr>
        <w:rPr>
          <w:b/>
          <w:bCs/>
        </w:rPr>
      </w:pPr>
      <w:r w:rsidRPr="00545287">
        <w:rPr>
          <w:b/>
          <w:bCs/>
        </w:rPr>
        <w:t>Supported by Rethabile Sebakamotse · Virginia, Free State</w:t>
      </w:r>
    </w:p>
    <w:p w14:paraId="46A7EC2F" w14:textId="39DA15BB" w:rsidR="00545287" w:rsidRPr="00545287" w:rsidRDefault="00545287" w:rsidP="00545287">
      <w:r w:rsidRPr="00545287">
        <w:t>Entrepreneurship</w:t>
      </w:r>
      <w:ins w:id="578" w:author="Dionne Solomons" w:date="2026-10-20T21:37:00Z" w16du:dateUtc="2026-10-20T19:37:00Z">
        <w:r w:rsidR="004D036D">
          <w:t xml:space="preserve"> | </w:t>
        </w:r>
      </w:ins>
      <w:r w:rsidRPr="00545287">
        <w:t>Personal development and wellbeing</w:t>
      </w:r>
      <w:ins w:id="579" w:author="Dionne Solomons" w:date="2026-10-20T21:37:00Z" w16du:dateUtc="2026-10-20T19:37:00Z">
        <w:r w:rsidR="004D036D">
          <w:t xml:space="preserve"> | </w:t>
        </w:r>
      </w:ins>
      <w:r w:rsidRPr="00545287">
        <w:t>Business development</w:t>
      </w:r>
      <w:ins w:id="580" w:author="Dionne Solomons" w:date="2026-10-20T21:37:00Z" w16du:dateUtc="2026-10-20T19:37:00Z">
        <w:r w:rsidR="004D036D">
          <w:t xml:space="preserve"> | </w:t>
        </w:r>
      </w:ins>
      <w:r w:rsidRPr="00545287">
        <w:t>Financial capability</w:t>
      </w:r>
      <w:ins w:id="581" w:author="Dionne Solomons" w:date="2026-10-20T21:37:00Z" w16du:dateUtc="2026-10-20T19:37:00Z">
        <w:r w:rsidR="004D036D">
          <w:t xml:space="preserve"> | </w:t>
        </w:r>
      </w:ins>
      <w:r w:rsidRPr="00545287">
        <w:t>Funding and productive assets</w:t>
      </w:r>
      <w:ins w:id="582" w:author="Dionne Solomons" w:date="2026-10-20T21:37:00Z" w16du:dateUtc="2026-10-20T19:37:00Z">
        <w:r w:rsidR="004D036D">
          <w:t xml:space="preserve"> | </w:t>
        </w:r>
      </w:ins>
      <w:r w:rsidRPr="00545287">
        <w:t>Technical and vocational skills</w:t>
      </w:r>
      <w:ins w:id="583" w:author="Dionne Solomons" w:date="2026-10-20T21:37:00Z" w16du:dateUtc="2026-10-20T19:37:00Z">
        <w:r w:rsidR="004D036D">
          <w:t xml:space="preserve"> | </w:t>
        </w:r>
      </w:ins>
      <w:r w:rsidRPr="00545287">
        <w:t>Coaching and mentorship</w:t>
      </w:r>
    </w:p>
    <w:p w14:paraId="331C9ED1" w14:textId="77777777" w:rsidR="00545287" w:rsidRPr="00545287" w:rsidRDefault="00545287" w:rsidP="00545287">
      <w:r w:rsidRPr="00545287">
        <w:t>Mandisa entered GBL in August 2025 with a small nail business constrained by limited equipment, alongside low confidence and poor mental well-being. She participated in personal development, financial literacy, business idea generation, NYDA business mentorship and ECD training.</w:t>
      </w:r>
    </w:p>
    <w:p w14:paraId="6C05864C" w14:textId="77777777" w:rsidR="00545287" w:rsidRPr="00545287" w:rsidRDefault="00545287" w:rsidP="00545287">
      <w:r w:rsidRPr="00545287">
        <w:t>A R10,000 NYDA business grant enabled her to expand the nail business and launch a mobile spa. The training strengthened her budgeting, saving, marketing and business planning, while she also reports improved confidence and mental well-being.</w:t>
      </w:r>
    </w:p>
    <w:p w14:paraId="2AFE11AA" w14:textId="77777777" w:rsidR="00545287" w:rsidRPr="00545287" w:rsidRDefault="00545287" w:rsidP="00545287">
      <w:pPr>
        <w:rPr>
          <w:i/>
          <w:iCs/>
        </w:rPr>
      </w:pPr>
      <w:r w:rsidRPr="00545287">
        <w:rPr>
          <w:i/>
          <w:iCs/>
        </w:rPr>
        <w:lastRenderedPageBreak/>
        <w:t>“Coach Rethabile has been with me every step of the application process.”</w:t>
      </w:r>
    </w:p>
    <w:p w14:paraId="23A0138A" w14:textId="77777777" w:rsidR="004D036D" w:rsidRDefault="00545287" w:rsidP="00545287">
      <w:pPr>
        <w:rPr>
          <w:ins w:id="584" w:author="Dionne Solomons" w:date="2026-10-20T21:37:00Z" w16du:dateUtc="2026-10-20T19:37:00Z"/>
          <w:b/>
          <w:bCs/>
        </w:rPr>
      </w:pPr>
      <w:r w:rsidRPr="00545287">
        <w:rPr>
          <w:b/>
          <w:bCs/>
        </w:rPr>
        <w:t>19</w:t>
      </w:r>
      <w:ins w:id="585" w:author="Dionne Solomons" w:date="2026-10-20T21:37:00Z" w16du:dateUtc="2026-10-20T19:37:00Z">
        <w:r w:rsidR="004D036D">
          <w:rPr>
            <w:b/>
            <w:bCs/>
          </w:rPr>
          <w:t xml:space="preserve"> </w:t>
        </w:r>
      </w:ins>
      <w:r w:rsidRPr="00545287">
        <w:rPr>
          <w:b/>
          <w:bCs/>
        </w:rPr>
        <w:t>Maria Nemutsindoni</w:t>
      </w:r>
    </w:p>
    <w:p w14:paraId="6FF86A91" w14:textId="1884398A" w:rsidR="00545287" w:rsidRPr="00545287" w:rsidRDefault="00545287" w:rsidP="00545287">
      <w:r w:rsidRPr="00545287">
        <w:t>Turning a small experiment into a trading business+</w:t>
      </w:r>
    </w:p>
    <w:p w14:paraId="281D2547" w14:textId="77777777" w:rsidR="00545287" w:rsidRPr="00545287" w:rsidRDefault="00545287" w:rsidP="00545287">
      <w:pPr>
        <w:rPr>
          <w:b/>
          <w:bCs/>
        </w:rPr>
      </w:pPr>
      <w:r w:rsidRPr="00545287">
        <w:rPr>
          <w:b/>
          <w:bCs/>
        </w:rPr>
        <w:t>Supported by Rethabile Sebakamotse · Virginia, Free State</w:t>
      </w:r>
    </w:p>
    <w:p w14:paraId="012BDE27" w14:textId="6FC2940D" w:rsidR="00545287" w:rsidRPr="00545287" w:rsidRDefault="00545287" w:rsidP="00545287">
      <w:r w:rsidRPr="00545287">
        <w:t>Entrepreneurship</w:t>
      </w:r>
      <w:ins w:id="586" w:author="Dionne Solomons" w:date="2026-10-20T21:37:00Z" w16du:dateUtc="2026-10-20T19:37:00Z">
        <w:r w:rsidR="004D036D">
          <w:t xml:space="preserve"> | </w:t>
        </w:r>
      </w:ins>
      <w:r w:rsidRPr="00545287">
        <w:t>Personal development and wellbeing</w:t>
      </w:r>
      <w:ins w:id="587" w:author="Dionne Solomons" w:date="2026-10-20T21:37:00Z" w16du:dateUtc="2026-10-20T19:37:00Z">
        <w:r w:rsidR="004D036D">
          <w:t xml:space="preserve"> | </w:t>
        </w:r>
      </w:ins>
      <w:r w:rsidRPr="00545287">
        <w:t>Business development</w:t>
      </w:r>
      <w:ins w:id="588" w:author="Dionne Solomons" w:date="2026-10-20T21:37:00Z" w16du:dateUtc="2026-10-20T19:37:00Z">
        <w:r w:rsidR="004D036D">
          <w:t xml:space="preserve"> | </w:t>
        </w:r>
      </w:ins>
      <w:r w:rsidRPr="00545287">
        <w:t>Financial capability</w:t>
      </w:r>
      <w:ins w:id="589" w:author="Dionne Solomons" w:date="2026-10-20T21:37:00Z" w16du:dateUtc="2026-10-20T19:37:00Z">
        <w:r w:rsidR="004D036D">
          <w:t xml:space="preserve"> | </w:t>
        </w:r>
      </w:ins>
      <w:r w:rsidRPr="00545287">
        <w:t>Coaching and mentorship</w:t>
      </w:r>
    </w:p>
    <w:p w14:paraId="0AF62AFB" w14:textId="77777777" w:rsidR="00545287" w:rsidRPr="00545287" w:rsidRDefault="00545287" w:rsidP="00545287">
      <w:r w:rsidRPr="00545287">
        <w:t>Maria joined GBL in May 2025 while unemployed and earning only occasional income from braiding children’s hair. Personal growth support, financial literacy, entrepreneurship, coaching and linkages to NYDA helped her explore new possibilities.</w:t>
      </w:r>
    </w:p>
    <w:p w14:paraId="20DB8420" w14:textId="77777777" w:rsidR="00545287" w:rsidRPr="00545287" w:rsidRDefault="00545287" w:rsidP="00545287">
      <w:r w:rsidRPr="00545287">
        <w:t>After homemade ginger drinks prepared during a BRAC site visit sold out, she developed the idea and received a R10,000 NYDA grant. Maria now sells ginger drinks and biscuits at the Virginia taxi rank and is working towards a permanent mobile trading container.</w:t>
      </w:r>
    </w:p>
    <w:p w14:paraId="206893A9" w14:textId="77777777" w:rsidR="00545287" w:rsidRPr="00545287" w:rsidRDefault="00545287" w:rsidP="00545287">
      <w:pPr>
        <w:rPr>
          <w:i/>
          <w:iCs/>
        </w:rPr>
      </w:pPr>
      <w:r w:rsidRPr="00545287">
        <w:rPr>
          <w:i/>
          <w:iCs/>
        </w:rPr>
        <w:t>“With the support I received from Rethabile, I was able to get funding from NYDA to start my business.”</w:t>
      </w:r>
    </w:p>
    <w:p w14:paraId="571A3EAF" w14:textId="77777777" w:rsidR="004D036D" w:rsidRDefault="00545287" w:rsidP="00545287">
      <w:pPr>
        <w:rPr>
          <w:ins w:id="590" w:author="Dionne Solomons" w:date="2026-10-20T21:37:00Z" w16du:dateUtc="2026-10-20T19:37:00Z"/>
          <w:b/>
          <w:bCs/>
        </w:rPr>
      </w:pPr>
      <w:r w:rsidRPr="00545287">
        <w:rPr>
          <w:b/>
          <w:bCs/>
        </w:rPr>
        <w:t>20</w:t>
      </w:r>
      <w:ins w:id="591" w:author="Dionne Solomons" w:date="2026-10-20T21:37:00Z" w16du:dateUtc="2026-10-20T19:37:00Z">
        <w:r w:rsidR="004D036D">
          <w:rPr>
            <w:b/>
            <w:bCs/>
          </w:rPr>
          <w:t xml:space="preserve"> </w:t>
        </w:r>
      </w:ins>
      <w:r w:rsidRPr="00545287">
        <w:rPr>
          <w:b/>
          <w:bCs/>
        </w:rPr>
        <w:t>Moleboheng Veronica Rampai</w:t>
      </w:r>
    </w:p>
    <w:p w14:paraId="66F575EC" w14:textId="6EEB61F7" w:rsidR="00545287" w:rsidRPr="00545287" w:rsidRDefault="00545287" w:rsidP="00545287">
      <w:r w:rsidRPr="00545287">
        <w:t>Diversifying an after-care business+</w:t>
      </w:r>
    </w:p>
    <w:p w14:paraId="71B9D7C7" w14:textId="77777777" w:rsidR="00545287" w:rsidRPr="00545287" w:rsidRDefault="00545287" w:rsidP="00545287">
      <w:pPr>
        <w:rPr>
          <w:b/>
          <w:bCs/>
        </w:rPr>
      </w:pPr>
      <w:r w:rsidRPr="00545287">
        <w:rPr>
          <w:b/>
          <w:bCs/>
        </w:rPr>
        <w:t>Supported by Rethabile Sebakamotse · Virginia, Free State</w:t>
      </w:r>
    </w:p>
    <w:p w14:paraId="0197EB2D" w14:textId="1C60F0FE" w:rsidR="00545287" w:rsidRPr="00545287" w:rsidRDefault="00545287" w:rsidP="00545287">
      <w:r w:rsidRPr="00545287">
        <w:t>Entrepreneurship</w:t>
      </w:r>
      <w:ins w:id="592" w:author="Dionne Solomons" w:date="2026-10-20T21:37:00Z" w16du:dateUtc="2026-10-20T19:37:00Z">
        <w:r w:rsidR="004D036D">
          <w:t xml:space="preserve"> | </w:t>
        </w:r>
      </w:ins>
      <w:r w:rsidRPr="00545287">
        <w:t>Personal development and wellbeing</w:t>
      </w:r>
      <w:ins w:id="593" w:author="Dionne Solomons" w:date="2026-10-20T21:38:00Z" w16du:dateUtc="2026-10-20T19:38:00Z">
        <w:r w:rsidR="004D036D">
          <w:t xml:space="preserve"> | </w:t>
        </w:r>
      </w:ins>
      <w:r w:rsidRPr="00545287">
        <w:t>Business development</w:t>
      </w:r>
      <w:ins w:id="594" w:author="Dionne Solomons" w:date="2026-10-20T21:38:00Z" w16du:dateUtc="2026-10-20T19:38:00Z">
        <w:r w:rsidR="004D036D">
          <w:t xml:space="preserve"> | </w:t>
        </w:r>
      </w:ins>
      <w:r w:rsidRPr="00545287">
        <w:t>Financial capability</w:t>
      </w:r>
      <w:ins w:id="595" w:author="Dionne Solomons" w:date="2026-10-20T21:38:00Z" w16du:dateUtc="2026-10-20T19:38:00Z">
        <w:r w:rsidR="004D036D">
          <w:t xml:space="preserve"> | </w:t>
        </w:r>
      </w:ins>
      <w:r w:rsidRPr="00545287">
        <w:t>Coaching and mentorship</w:t>
      </w:r>
    </w:p>
    <w:p w14:paraId="3C25D6D1" w14:textId="77777777" w:rsidR="00545287" w:rsidRPr="00545287" w:rsidRDefault="00545287" w:rsidP="00545287">
      <w:r w:rsidRPr="00545287">
        <w:t>Moleboheng established Onalemohau After-care and Services after struggling to find work with her Diploma in Electrical Engineering. Personal growth support, entrepreneurship training, financial literacy and business coaching helped strengthen the business foundations.</w:t>
      </w:r>
    </w:p>
    <w:p w14:paraId="12AEF5FB" w14:textId="77777777" w:rsidR="00545287" w:rsidRPr="00545287" w:rsidRDefault="00545287" w:rsidP="00545287">
      <w:r w:rsidRPr="00545287">
        <w:t>A R10,000 NYDA grant enabled her to add copy, fax and printing services. She also sells snacks and sweets to learners, giving the business several income streams, and is planning a move into larger premises and eventual job creation.</w:t>
      </w:r>
    </w:p>
    <w:p w14:paraId="5D1F6C42" w14:textId="77777777" w:rsidR="00545287" w:rsidRPr="00545287" w:rsidRDefault="00545287" w:rsidP="00545287">
      <w:pPr>
        <w:rPr>
          <w:i/>
          <w:iCs/>
        </w:rPr>
      </w:pPr>
      <w:r w:rsidRPr="00545287">
        <w:rPr>
          <w:i/>
          <w:iCs/>
        </w:rPr>
        <w:t>“The business trainings I attended opened my eyes to establish many streams of income within my after-care business.”</w:t>
      </w:r>
    </w:p>
    <w:p w14:paraId="12AB9C2D" w14:textId="77777777" w:rsidR="004D036D" w:rsidRDefault="00545287" w:rsidP="00545287">
      <w:pPr>
        <w:rPr>
          <w:ins w:id="596" w:author="Dionne Solomons" w:date="2026-10-20T21:38:00Z" w16du:dateUtc="2026-10-20T19:38:00Z"/>
          <w:b/>
          <w:bCs/>
        </w:rPr>
      </w:pPr>
      <w:r w:rsidRPr="00545287">
        <w:rPr>
          <w:b/>
          <w:bCs/>
        </w:rPr>
        <w:t>21</w:t>
      </w:r>
      <w:ins w:id="597" w:author="Dionne Solomons" w:date="2026-10-20T21:38:00Z" w16du:dateUtc="2026-10-20T19:38:00Z">
        <w:r w:rsidR="004D036D">
          <w:rPr>
            <w:b/>
            <w:bCs/>
          </w:rPr>
          <w:t xml:space="preserve"> </w:t>
        </w:r>
      </w:ins>
      <w:r w:rsidRPr="00545287">
        <w:rPr>
          <w:b/>
          <w:bCs/>
        </w:rPr>
        <w:t>Mannyane Moleleki</w:t>
      </w:r>
    </w:p>
    <w:p w14:paraId="19890429" w14:textId="76937991" w:rsidR="00545287" w:rsidRPr="00545287" w:rsidRDefault="00545287" w:rsidP="00545287">
      <w:r w:rsidRPr="00545287">
        <w:t>From long-term unemployment to work and greater resilience+</w:t>
      </w:r>
    </w:p>
    <w:p w14:paraId="387146C0" w14:textId="77777777" w:rsidR="00545287" w:rsidRPr="00545287" w:rsidRDefault="00545287" w:rsidP="00545287">
      <w:pPr>
        <w:rPr>
          <w:b/>
          <w:bCs/>
        </w:rPr>
      </w:pPr>
      <w:r w:rsidRPr="00545287">
        <w:rPr>
          <w:b/>
          <w:bCs/>
        </w:rPr>
        <w:t>Supported by Xolile (Vusi) Stuurman · Sebokeng, Gauteng</w:t>
      </w:r>
    </w:p>
    <w:p w14:paraId="6CB413E1" w14:textId="1B5F3174" w:rsidR="00545287" w:rsidRPr="00545287" w:rsidRDefault="00545287" w:rsidP="00545287">
      <w:r w:rsidRPr="00545287">
        <w:lastRenderedPageBreak/>
        <w:t>Employment</w:t>
      </w:r>
      <w:ins w:id="598" w:author="Dionne Solomons" w:date="2026-10-20T21:38:00Z" w16du:dateUtc="2026-10-20T19:38:00Z">
        <w:r w:rsidR="004D036D">
          <w:t xml:space="preserve"> | </w:t>
        </w:r>
      </w:ins>
      <w:r w:rsidRPr="00545287">
        <w:t>Personal development and wellbeing</w:t>
      </w:r>
      <w:ins w:id="599" w:author="Dionne Solomons" w:date="2026-10-20T21:38:00Z" w16du:dateUtc="2026-10-20T19:38:00Z">
        <w:r w:rsidR="004D036D">
          <w:t xml:space="preserve"> | </w:t>
        </w:r>
      </w:ins>
      <w:r w:rsidRPr="00545287">
        <w:t>Employment preparation and placement</w:t>
      </w:r>
      <w:ins w:id="600" w:author="Dionne Solomons" w:date="2026-10-20T21:38:00Z" w16du:dateUtc="2026-10-20T19:38:00Z">
        <w:r w:rsidR="004D036D">
          <w:t xml:space="preserve"> | </w:t>
        </w:r>
      </w:ins>
      <w:r w:rsidRPr="00545287">
        <w:t>Financial capability</w:t>
      </w:r>
      <w:ins w:id="601" w:author="Dionne Solomons" w:date="2026-10-20T21:38:00Z" w16du:dateUtc="2026-10-20T19:38:00Z">
        <w:r w:rsidR="004D036D">
          <w:t xml:space="preserve"> | </w:t>
        </w:r>
      </w:ins>
      <w:r w:rsidRPr="00545287">
        <w:t>Technical and vocational skills</w:t>
      </w:r>
      <w:ins w:id="602" w:author="Dionne Solomons" w:date="2026-10-20T21:38:00Z" w16du:dateUtc="2026-10-20T19:38:00Z">
        <w:r w:rsidR="004D036D">
          <w:t xml:space="preserve"> | </w:t>
        </w:r>
      </w:ins>
      <w:r w:rsidRPr="00545287">
        <w:t>Coaching and mentorship</w:t>
      </w:r>
    </w:p>
    <w:p w14:paraId="536BA0AA" w14:textId="77777777" w:rsidR="00545287" w:rsidRPr="00545287" w:rsidRDefault="00545287" w:rsidP="00545287">
      <w:r w:rsidRPr="00545287">
        <w:t>Mannyane joined GBL in March 2024 after more than two years without stable employment. Through profiling, an Individual Development Plan, psychosocial support and continuous coaching, she began rebuilding confidence and accountability.</w:t>
      </w:r>
    </w:p>
    <w:p w14:paraId="62FF7265" w14:textId="77777777" w:rsidR="00545287" w:rsidRPr="00545287" w:rsidRDefault="00545287" w:rsidP="00545287">
      <w:r w:rsidRPr="00545287">
        <w:t>After completing enterprise, agricultural, job-preparedness and financial literacy training, Mannyane secured work at a textile factory and was later promoted. She now saves, has purchased household assets and remains involved in an agricultural co-operative.</w:t>
      </w:r>
    </w:p>
    <w:p w14:paraId="7CD48852" w14:textId="77777777" w:rsidR="00545287" w:rsidRPr="00545287" w:rsidRDefault="00545287" w:rsidP="00545287">
      <w:pPr>
        <w:rPr>
          <w:i/>
          <w:iCs/>
        </w:rPr>
      </w:pPr>
      <w:r w:rsidRPr="00545287">
        <w:rPr>
          <w:i/>
          <w:iCs/>
        </w:rPr>
        <w:t>“Today I am employed, I save regularly, and I can better support my family while working towards a brighter future.”</w:t>
      </w:r>
    </w:p>
    <w:p w14:paraId="007EA6C2" w14:textId="77777777" w:rsidR="00545287" w:rsidRPr="004D036D" w:rsidRDefault="00545287" w:rsidP="00545287">
      <w:pPr>
        <w:rPr>
          <w:u w:val="single"/>
          <w:rPrChange w:id="603" w:author="Dionne Solomons" w:date="2026-10-20T21:38:00Z" w16du:dateUtc="2026-10-20T19:38:00Z">
            <w:rPr/>
          </w:rPrChange>
        </w:rPr>
      </w:pPr>
      <w:r w:rsidRPr="004D036D">
        <w:rPr>
          <w:u w:val="single"/>
          <w:rPrChange w:id="604" w:author="Dionne Solomons" w:date="2026-10-20T21:38:00Z" w16du:dateUtc="2026-10-20T19:38:00Z">
            <w:rPr/>
          </w:rPrChange>
        </w:rPr>
        <w:t>Watch their stories</w:t>
      </w:r>
    </w:p>
    <w:p w14:paraId="15D0026C" w14:textId="77777777" w:rsidR="00545287" w:rsidRPr="00545287" w:rsidRDefault="00545287" w:rsidP="00545287">
      <w:r w:rsidRPr="00545287">
        <w:t>These participant films show how social protection, training, coaching and mentorship come together in people’s lives.</w:t>
      </w:r>
    </w:p>
    <w:p w14:paraId="67F9A793" w14:textId="0C9A11D7" w:rsidR="00545287" w:rsidRPr="00545287" w:rsidRDefault="00545287" w:rsidP="00545287">
      <w:hyperlink r:id="rId76" w:tgtFrame="_blank" w:history="1">
        <w:r w:rsidRPr="00545287">
          <w:rPr>
            <w:rStyle w:val="Hyperlink"/>
            <w:noProof/>
          </w:rPr>
          <w:drawing>
            <wp:inline distT="0" distB="0" distL="0" distR="0" wp14:anchorId="434651FD" wp14:editId="331A2213">
              <wp:extent cx="4572000" cy="3429000"/>
              <wp:effectExtent l="0" t="0" r="0" b="0"/>
              <wp:docPr id="801826356" name="Picture 100">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r w:rsidRPr="00545287">
          <w:rPr>
            <w:rStyle w:val="Hyperlink"/>
            <w:rFonts w:ascii="Cambria Math" w:hAnsi="Cambria Math" w:cs="Cambria Math"/>
          </w:rPr>
          <w:t>▶</w:t>
        </w:r>
        <w:r w:rsidRPr="00545287">
          <w:rPr>
            <w:rStyle w:val="Hyperlink"/>
            <w:b/>
            <w:bCs/>
          </w:rPr>
          <w:t>Watch on YouTube</w:t>
        </w:r>
      </w:hyperlink>
    </w:p>
    <w:p w14:paraId="6F9E9C89" w14:textId="77777777" w:rsidR="00545287" w:rsidRPr="00545287" w:rsidRDefault="00545287" w:rsidP="00545287">
      <w:pPr>
        <w:rPr>
          <w:b/>
          <w:bCs/>
        </w:rPr>
      </w:pPr>
      <w:r w:rsidRPr="00545287">
        <w:rPr>
          <w:b/>
          <w:bCs/>
        </w:rPr>
        <w:t>The story of Gina</w:t>
      </w:r>
    </w:p>
    <w:p w14:paraId="32E82C1B" w14:textId="77777777" w:rsidR="00545287" w:rsidRPr="00545287" w:rsidRDefault="00545287" w:rsidP="00545287">
      <w:r w:rsidRPr="00545287">
        <w:t>Gina shares her journey from Oppermansdorp in the Free State.</w:t>
      </w:r>
    </w:p>
    <w:p w14:paraId="0FF0D6DC" w14:textId="77777777" w:rsidR="00545287" w:rsidRPr="00545287" w:rsidRDefault="00545287" w:rsidP="00545287">
      <w:hyperlink r:id="rId78" w:tgtFrame="_blank" w:history="1">
        <w:r w:rsidRPr="00545287">
          <w:rPr>
            <w:rStyle w:val="Hyperlink"/>
            <w:b/>
            <w:bCs/>
          </w:rPr>
          <w:t>Watch on YouTube ↗</w:t>
        </w:r>
      </w:hyperlink>
    </w:p>
    <w:p w14:paraId="256F819A" w14:textId="3895091F" w:rsidR="00545287" w:rsidRPr="00545287" w:rsidRDefault="00545287" w:rsidP="00545287">
      <w:hyperlink r:id="rId79" w:tgtFrame="_blank" w:history="1">
        <w:r w:rsidRPr="00545287">
          <w:rPr>
            <w:rStyle w:val="Hyperlink"/>
            <w:noProof/>
          </w:rPr>
          <w:drawing>
            <wp:inline distT="0" distB="0" distL="0" distR="0" wp14:anchorId="7BC4279B" wp14:editId="45751AE1">
              <wp:extent cx="4572000" cy="3429000"/>
              <wp:effectExtent l="0" t="0" r="0" b="0"/>
              <wp:docPr id="836906720" name="Picture 99">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r w:rsidRPr="00545287">
          <w:rPr>
            <w:rStyle w:val="Hyperlink"/>
            <w:rFonts w:ascii="Cambria Math" w:hAnsi="Cambria Math" w:cs="Cambria Math"/>
          </w:rPr>
          <w:t>▶</w:t>
        </w:r>
        <w:r w:rsidRPr="00545287">
          <w:rPr>
            <w:rStyle w:val="Hyperlink"/>
            <w:b/>
            <w:bCs/>
          </w:rPr>
          <w:t>Watch on YouTube</w:t>
        </w:r>
      </w:hyperlink>
    </w:p>
    <w:p w14:paraId="41CBB5F4" w14:textId="77777777" w:rsidR="00545287" w:rsidRPr="00545287" w:rsidRDefault="00545287" w:rsidP="00545287">
      <w:pPr>
        <w:rPr>
          <w:b/>
          <w:bCs/>
        </w:rPr>
      </w:pPr>
      <w:r w:rsidRPr="00545287">
        <w:rPr>
          <w:b/>
          <w:bCs/>
        </w:rPr>
        <w:t>The story of Lizel Sol</w:t>
      </w:r>
    </w:p>
    <w:p w14:paraId="3F1036A5" w14:textId="77777777" w:rsidR="00545287" w:rsidRPr="00545287" w:rsidRDefault="00545287" w:rsidP="00545287">
      <w:r w:rsidRPr="00545287">
        <w:t>Lizel Sol shares her journey from Oppermansdorp in the Free State.</w:t>
      </w:r>
    </w:p>
    <w:p w14:paraId="6C0D2C15" w14:textId="77777777" w:rsidR="00545287" w:rsidRPr="00545287" w:rsidRDefault="00545287" w:rsidP="00545287">
      <w:hyperlink r:id="rId81" w:tgtFrame="_blank" w:history="1">
        <w:r w:rsidRPr="00545287">
          <w:rPr>
            <w:rStyle w:val="Hyperlink"/>
            <w:b/>
            <w:bCs/>
          </w:rPr>
          <w:t>Watch on YouTube ↗</w:t>
        </w:r>
      </w:hyperlink>
    </w:p>
    <w:p w14:paraId="21B53390" w14:textId="77777777" w:rsidR="00545287" w:rsidRDefault="00545287" w:rsidP="00545287"/>
    <w:p w14:paraId="5D2E460F" w14:textId="77777777" w:rsidR="00545287" w:rsidRPr="00545287" w:rsidRDefault="00545287" w:rsidP="00545287">
      <w:pPr>
        <w:rPr>
          <w:b/>
          <w:bCs/>
        </w:rPr>
      </w:pPr>
      <w:r w:rsidRPr="00545287">
        <w:rPr>
          <w:b/>
          <w:bCs/>
        </w:rPr>
        <w:t>Participant enterprise directory</w:t>
      </w:r>
    </w:p>
    <w:p w14:paraId="534289D6" w14:textId="6A079F53" w:rsidR="00545287" w:rsidRPr="00545287" w:rsidRDefault="00545287" w:rsidP="00545287">
      <w:pPr>
        <w:rPr>
          <w:b/>
          <w:bCs/>
        </w:rPr>
      </w:pPr>
      <w:r w:rsidRPr="00545287">
        <w:rPr>
          <w:b/>
          <w:bCs/>
        </w:rPr>
        <w:t xml:space="preserve">View and fund </w:t>
      </w:r>
      <w:ins w:id="605" w:author="Dionne Solomons" w:date="2026-10-20T21:41:00Z" w16du:dateUtc="2026-10-20T19:41:00Z">
        <w:r w:rsidR="003E4799">
          <w:rPr>
            <w:b/>
            <w:bCs/>
          </w:rPr>
          <w:t>participant-run</w:t>
        </w:r>
      </w:ins>
      <w:del w:id="606" w:author="Dionne Solomons" w:date="2026-10-20T21:41:00Z" w16du:dateUtc="2026-10-20T19:41:00Z">
        <w:r w:rsidRPr="00545287" w:rsidDel="003E4799">
          <w:rPr>
            <w:b/>
            <w:bCs/>
          </w:rPr>
          <w:delText>an</w:delText>
        </w:r>
      </w:del>
      <w:r w:rsidRPr="00545287">
        <w:rPr>
          <w:b/>
          <w:bCs/>
        </w:rPr>
        <w:t xml:space="preserve"> MSME </w:t>
      </w:r>
      <w:del w:id="607" w:author="Dionne Solomons" w:date="2026-10-20T21:41:00Z" w16du:dateUtc="2026-10-20T19:41:00Z">
        <w:r w:rsidRPr="00545287" w:rsidDel="00F964DD">
          <w:rPr>
            <w:b/>
            <w:bCs/>
          </w:rPr>
          <w:delText>business</w:delText>
        </w:r>
      </w:del>
      <w:ins w:id="608" w:author="Dionne Solomons" w:date="2026-10-20T21:41:00Z" w16du:dateUtc="2026-10-20T19:41:00Z">
        <w:r w:rsidR="00F964DD">
          <w:rPr>
            <w:b/>
            <w:bCs/>
          </w:rPr>
          <w:t>businesses</w:t>
        </w:r>
      </w:ins>
    </w:p>
    <w:p w14:paraId="3AAEAF29" w14:textId="45806516" w:rsidR="00545287" w:rsidRPr="00F964DD" w:rsidRDefault="00545287" w:rsidP="00545287">
      <w:pPr>
        <w:rPr>
          <w:rPrChange w:id="609" w:author="Dionne Solomons" w:date="2026-10-20T21:42:00Z" w16du:dateUtc="2026-10-20T19:42:00Z">
            <w:rPr>
              <w:b/>
              <w:bCs/>
            </w:rPr>
          </w:rPrChange>
        </w:rPr>
      </w:pPr>
      <w:r w:rsidRPr="00F964DD">
        <w:rPr>
          <w:rPrChange w:id="610" w:author="Dionne Solomons" w:date="2026-10-20T21:42:00Z" w16du:dateUtc="2026-10-20T19:42:00Z">
            <w:rPr>
              <w:b/>
              <w:bCs/>
            </w:rPr>
          </w:rPrChange>
        </w:rPr>
        <w:t xml:space="preserve">Discover </w:t>
      </w:r>
      <w:del w:id="611" w:author="Dionne Solomons" w:date="2026-10-20T21:41:00Z" w16du:dateUtc="2026-10-20T19:41:00Z">
        <w:r w:rsidRPr="00F964DD" w:rsidDel="00F964DD">
          <w:rPr>
            <w:rPrChange w:id="612" w:author="Dionne Solomons" w:date="2026-10-20T21:42:00Z" w16du:dateUtc="2026-10-20T19:42:00Z">
              <w:rPr>
                <w:b/>
                <w:bCs/>
              </w:rPr>
            </w:rPrChange>
          </w:rPr>
          <w:delText xml:space="preserve">participant-run </w:delText>
        </w:r>
      </w:del>
      <w:r w:rsidRPr="00F964DD">
        <w:rPr>
          <w:rPrChange w:id="613" w:author="Dionne Solomons" w:date="2026-10-20T21:42:00Z" w16du:dateUtc="2026-10-20T19:42:00Z">
            <w:rPr>
              <w:b/>
              <w:bCs/>
            </w:rPr>
          </w:rPrChange>
        </w:rPr>
        <w:t xml:space="preserve">enterprises </w:t>
      </w:r>
      <w:ins w:id="614" w:author="Dionne Solomons" w:date="2026-10-20T21:41:00Z" w16du:dateUtc="2026-10-20T19:41:00Z">
        <w:r w:rsidR="00F964DD" w:rsidRPr="00F964DD">
          <w:rPr>
            <w:rPrChange w:id="615" w:author="Dionne Solomons" w:date="2026-10-20T21:42:00Z" w16du:dateUtc="2026-10-20T19:42:00Z">
              <w:rPr>
                <w:b/>
                <w:bCs/>
              </w:rPr>
            </w:rPrChange>
          </w:rPr>
          <w:t>estab</w:t>
        </w:r>
      </w:ins>
      <w:ins w:id="616" w:author="Dionne Solomons" w:date="2026-10-20T21:42:00Z" w16du:dateUtc="2026-10-20T19:42:00Z">
        <w:r w:rsidR="00F964DD" w:rsidRPr="00F964DD">
          <w:rPr>
            <w:rPrChange w:id="617" w:author="Dionne Solomons" w:date="2026-10-20T21:42:00Z" w16du:dateUtc="2026-10-20T19:42:00Z">
              <w:rPr>
                <w:b/>
                <w:bCs/>
              </w:rPr>
            </w:rPrChange>
          </w:rPr>
          <w:t xml:space="preserve">lished and grown through the GBL programme, and explore ways to </w:t>
        </w:r>
      </w:ins>
      <w:del w:id="618" w:author="Dionne Solomons" w:date="2026-10-20T21:42:00Z" w16du:dateUtc="2026-10-20T19:42:00Z">
        <w:r w:rsidRPr="00F964DD" w:rsidDel="00F964DD">
          <w:rPr>
            <w:rPrChange w:id="619" w:author="Dionne Solomons" w:date="2026-10-20T21:42:00Z" w16du:dateUtc="2026-10-20T19:42:00Z">
              <w:rPr>
                <w:b/>
                <w:bCs/>
              </w:rPr>
            </w:rPrChange>
          </w:rPr>
          <w:delText xml:space="preserve">and </w:delText>
        </w:r>
      </w:del>
      <w:r w:rsidRPr="00F964DD">
        <w:rPr>
          <w:rPrChange w:id="620" w:author="Dionne Solomons" w:date="2026-10-20T21:42:00Z" w16du:dateUtc="2026-10-20T19:42:00Z">
            <w:rPr>
              <w:b/>
              <w:bCs/>
            </w:rPr>
          </w:rPrChange>
        </w:rPr>
        <w:t>support their next stage of growth</w:t>
      </w:r>
      <w:ins w:id="621" w:author="Dionne Solomons" w:date="2026-10-20T21:42:00Z" w16du:dateUtc="2026-10-20T19:42:00Z">
        <w:r w:rsidR="00F964DD" w:rsidRPr="00F964DD">
          <w:rPr>
            <w:rPrChange w:id="622" w:author="Dionne Solomons" w:date="2026-10-20T21:42:00Z" w16du:dateUtc="2026-10-20T19:42:00Z">
              <w:rPr>
                <w:b/>
                <w:bCs/>
              </w:rPr>
            </w:rPrChange>
          </w:rPr>
          <w:t>.</w:t>
        </w:r>
      </w:ins>
    </w:p>
    <w:p w14:paraId="5A827842" w14:textId="77777777" w:rsidR="00545287" w:rsidRPr="00545287" w:rsidRDefault="00000000" w:rsidP="00545287">
      <w:r>
        <w:pict w14:anchorId="30FF5FD7">
          <v:rect id="_x0000_i1043" style="width:49.5pt;height:1.5pt" o:hrpct="0" o:hralign="center" o:hrstd="t" o:hr="t" fillcolor="#a0a0a0" stroked="f"/>
        </w:pict>
      </w:r>
    </w:p>
    <w:p w14:paraId="4331CF7D" w14:textId="77777777" w:rsidR="00EA4C61" w:rsidRDefault="00545287" w:rsidP="00545287">
      <w:pPr>
        <w:rPr>
          <w:ins w:id="623" w:author="Dionne Solomons" w:date="2026-10-20T21:44:00Z" w16du:dateUtc="2026-10-20T19:44:00Z"/>
        </w:rPr>
      </w:pPr>
      <w:r w:rsidRPr="00545287">
        <w:t xml:space="preserve">This directory </w:t>
      </w:r>
      <w:del w:id="624" w:author="Dionne Solomons" w:date="2026-10-20T21:42:00Z" w16du:dateUtc="2026-10-20T19:42:00Z">
        <w:r w:rsidRPr="00545287" w:rsidDel="00F964DD">
          <w:delText xml:space="preserve">brings </w:delText>
        </w:r>
      </w:del>
      <w:ins w:id="625" w:author="Dionne Solomons" w:date="2026-10-20T21:42:00Z" w16du:dateUtc="2026-10-20T19:42:00Z">
        <w:r w:rsidR="00F964DD">
          <w:t>showcases</w:t>
        </w:r>
        <w:r w:rsidR="00F964DD" w:rsidRPr="00545287">
          <w:t xml:space="preserve"> </w:t>
        </w:r>
      </w:ins>
      <w:r w:rsidRPr="00545287">
        <w:t>participant-run micro</w:t>
      </w:r>
      <w:ins w:id="626" w:author="Dionne Solomons" w:date="2026-10-20T21:42:00Z" w16du:dateUtc="2026-10-20T19:42:00Z">
        <w:r w:rsidR="00522449">
          <w:t xml:space="preserve"> and</w:t>
        </w:r>
      </w:ins>
      <w:del w:id="627" w:author="Dionne Solomons" w:date="2026-10-20T21:42:00Z" w16du:dateUtc="2026-10-20T19:42:00Z">
        <w:r w:rsidRPr="00545287" w:rsidDel="00522449">
          <w:delText>,</w:delText>
        </w:r>
      </w:del>
      <w:r w:rsidRPr="00545287">
        <w:t xml:space="preserve"> small </w:t>
      </w:r>
      <w:del w:id="628" w:author="Dionne Solomons" w:date="2026-10-20T21:42:00Z" w16du:dateUtc="2026-10-20T19:42:00Z">
        <w:r w:rsidRPr="00545287" w:rsidDel="00522449">
          <w:delText xml:space="preserve">and medium </w:delText>
        </w:r>
      </w:del>
      <w:r w:rsidRPr="00545287">
        <w:t xml:space="preserve">enterprises </w:t>
      </w:r>
      <w:del w:id="629" w:author="Dionne Solomons" w:date="2026-10-20T21:42:00Z" w16du:dateUtc="2026-10-20T19:42:00Z">
        <w:r w:rsidRPr="00545287" w:rsidDel="00522449">
          <w:delText xml:space="preserve">into </w:delText>
        </w:r>
      </w:del>
      <w:ins w:id="630" w:author="Dionne Solomons" w:date="2026-10-20T21:42:00Z" w16du:dateUtc="2026-10-20T19:42:00Z">
        <w:r w:rsidR="00522449">
          <w:t xml:space="preserve">that </w:t>
        </w:r>
      </w:ins>
      <w:ins w:id="631" w:author="Dionne Solomons" w:date="2026-10-20T21:43:00Z" w16du:dateUtc="2026-10-20T19:43:00Z">
        <w:r w:rsidR="00522449">
          <w:t xml:space="preserve">have emerged through a combination of coaching, </w:t>
        </w:r>
        <w:r w:rsidR="00721CBE">
          <w:t>skills development, business support and access to productive assets</w:t>
        </w:r>
      </w:ins>
      <w:del w:id="632" w:author="Dionne Solomons" w:date="2026-10-20T21:43:00Z" w16du:dateUtc="2026-10-20T19:43:00Z">
        <w:r w:rsidRPr="00545287" w:rsidDel="00721CBE">
          <w:delText>one place</w:delText>
        </w:r>
      </w:del>
      <w:r w:rsidRPr="00545287">
        <w:t xml:space="preserve">. Each profile </w:t>
      </w:r>
      <w:ins w:id="633" w:author="Dionne Solomons" w:date="2026-10-20T21:43:00Z" w16du:dateUtc="2026-10-20T19:43:00Z">
        <w:r w:rsidR="00721CBE">
          <w:t>highlights the entrepreneur’s journey</w:t>
        </w:r>
        <w:r w:rsidR="00EA4C61">
          <w:t>, business activitie</w:t>
        </w:r>
      </w:ins>
      <w:ins w:id="634" w:author="Dionne Solomons" w:date="2026-10-20T21:44:00Z" w16du:dateUtc="2026-10-20T19:44:00Z">
        <w:r w:rsidR="00EA4C61">
          <w:t xml:space="preserve">s and current growth opportunities. </w:t>
        </w:r>
      </w:ins>
    </w:p>
    <w:p w14:paraId="4B7477CA" w14:textId="58E452C1" w:rsidR="00EA4C61" w:rsidRPr="00EA4C61" w:rsidRDefault="00EA4C61" w:rsidP="00EA4C61">
      <w:pPr>
        <w:rPr>
          <w:ins w:id="635" w:author="Dionne Solomons" w:date="2026-10-20T21:44:00Z"/>
        </w:rPr>
      </w:pPr>
      <w:ins w:id="636" w:author="Dionne Solomons" w:date="2026-10-20T21:44:00Z">
        <w:r w:rsidRPr="00EA4C61">
          <w:t>Whether you're an individual supporter, corporate partner, funder</w:t>
        </w:r>
      </w:ins>
      <w:ins w:id="637" w:author="Dionne Solomons" w:date="2026-10-20T22:06:00Z" w16du:dateUtc="2026-10-20T20:06:00Z">
        <w:r w:rsidR="001C1B15">
          <w:t>, or customer, you can support participant-led enterprises and strengthen sustainable livelihoods in many ways</w:t>
        </w:r>
      </w:ins>
      <w:ins w:id="638" w:author="Dionne Solomons" w:date="2026-10-20T21:44:00Z">
        <w:r w:rsidRPr="00EA4C61">
          <w:t>. Where available, verified support and donation links are provided. Enquiries can also be routed through the programme team.</w:t>
        </w:r>
      </w:ins>
    </w:p>
    <w:p w14:paraId="5A4C56F0" w14:textId="6628EF62" w:rsidR="00545287" w:rsidRPr="00545287" w:rsidDel="00EA4C61" w:rsidRDefault="00545287" w:rsidP="00545287">
      <w:pPr>
        <w:rPr>
          <w:del w:id="639" w:author="Dionne Solomons" w:date="2026-10-20T21:44:00Z" w16du:dateUtc="2026-10-20T19:44:00Z"/>
        </w:rPr>
      </w:pPr>
      <w:del w:id="640" w:author="Dionne Solomons" w:date="2026-10-20T21:44:00Z" w16du:dateUtc="2026-10-20T19:44:00Z">
        <w:r w:rsidRPr="00545287" w:rsidDel="00EA4C61">
          <w:lastRenderedPageBreak/>
          <w:delText>is maintained through the Excel directory as business details, funding needs and verified support links change.</w:delText>
        </w:r>
      </w:del>
    </w:p>
    <w:p w14:paraId="3DB022A8" w14:textId="015DCA1D" w:rsidR="00545287" w:rsidRPr="00545287" w:rsidDel="00EA4C61" w:rsidRDefault="00545287" w:rsidP="00545287">
      <w:pPr>
        <w:rPr>
          <w:del w:id="641" w:author="Dionne Solomons" w:date="2026-10-20T21:44:00Z" w16du:dateUtc="2026-10-20T19:44:00Z"/>
        </w:rPr>
      </w:pPr>
      <w:del w:id="642" w:author="Dionne Solomons" w:date="2026-10-20T21:44:00Z" w16du:dateUtc="2026-10-20T19:44:00Z">
        <w:r w:rsidRPr="00545287" w:rsidDel="00EA4C61">
          <w:delText>Visitors can explore an enterprise and use its approved support link. Where a verified donation link is not yet available, the enquiry is routed through the programme team.</w:delText>
        </w:r>
      </w:del>
    </w:p>
    <w:p w14:paraId="5CD806C9" w14:textId="77777777" w:rsidR="001C1B15" w:rsidRPr="001C1B15" w:rsidRDefault="001C1B15" w:rsidP="001C1B15">
      <w:pPr>
        <w:rPr>
          <w:ins w:id="643" w:author="Dionne Solomons" w:date="2026-10-20T22:07:00Z"/>
        </w:rPr>
      </w:pPr>
      <w:ins w:id="644" w:author="Dionne Solomons" w:date="2026-10-20T22:07:00Z">
        <w:r w:rsidRPr="001C1B15">
          <w:t>The Funders Wall recognises the organisations, institutions and individuals that have contributed to the growth of participant-run enterprises, making visible the partnerships and support that help businesses take their next steps.</w:t>
        </w:r>
      </w:ins>
    </w:p>
    <w:p w14:paraId="292E6F55" w14:textId="18A3BEB6" w:rsidR="00545287" w:rsidRPr="00545287" w:rsidDel="001C1B15" w:rsidRDefault="00545287" w:rsidP="00545287">
      <w:pPr>
        <w:rPr>
          <w:del w:id="645" w:author="Dionne Solomons" w:date="2026-10-20T22:07:00Z" w16du:dateUtc="2026-10-20T20:07:00Z"/>
        </w:rPr>
      </w:pPr>
      <w:del w:id="646" w:author="Dionne Solomons" w:date="2026-10-20T22:07:00Z" w16du:dateUtc="2026-10-20T20:07:00Z">
        <w:r w:rsidRPr="00545287" w:rsidDel="001C1B15">
          <w:delText>The funders wall makes support relationships visible by showing which funder supported which enterprise and the type of contribution made.</w:delText>
        </w:r>
      </w:del>
    </w:p>
    <w:p w14:paraId="7571E3B9" w14:textId="4E96A5B8" w:rsidR="00545287" w:rsidRPr="0066509B" w:rsidRDefault="00545287" w:rsidP="00545287">
      <w:pPr>
        <w:rPr>
          <w:b/>
          <w:bCs/>
          <w:rPrChange w:id="647" w:author="Dionne Solomons" w:date="2026-10-20T21:45:00Z" w16du:dateUtc="2026-10-20T19:45:00Z">
            <w:rPr/>
          </w:rPrChange>
        </w:rPr>
      </w:pPr>
      <w:del w:id="648" w:author="Dionne Solomons" w:date="2026-10-20T21:44:00Z" w16du:dateUtc="2026-10-20T19:44:00Z">
        <w:r w:rsidRPr="0066509B" w:rsidDel="0066509B">
          <w:rPr>
            <w:b/>
            <w:bCs/>
            <w:rPrChange w:id="649" w:author="Dionne Solomons" w:date="2026-10-20T21:45:00Z" w16du:dateUtc="2026-10-20T19:45:00Z">
              <w:rPr/>
            </w:rPrChange>
          </w:rPr>
          <w:delText>Participant</w:delText>
        </w:r>
      </w:del>
      <w:ins w:id="650" w:author="Dionne Solomons" w:date="2026-10-20T21:44:00Z" w16du:dateUtc="2026-10-20T19:44:00Z">
        <w:r w:rsidR="0066509B" w:rsidRPr="0066509B">
          <w:rPr>
            <w:b/>
            <w:bCs/>
            <w:rPrChange w:id="651" w:author="Dionne Solomons" w:date="2026-10-20T21:45:00Z" w16du:dateUtc="2026-10-20T19:45:00Z">
              <w:rPr/>
            </w:rPrChange>
          </w:rPr>
          <w:t>Featured p</w:t>
        </w:r>
        <w:r w:rsidR="0066509B" w:rsidRPr="0066509B">
          <w:rPr>
            <w:b/>
            <w:bCs/>
            <w:rPrChange w:id="652" w:author="Dionne Solomons" w:date="2026-10-20T21:45:00Z" w16du:dateUtc="2026-10-20T19:45:00Z">
              <w:rPr/>
            </w:rPrChange>
          </w:rPr>
          <w:t>articipant</w:t>
        </w:r>
      </w:ins>
      <w:r w:rsidRPr="0066509B">
        <w:rPr>
          <w:b/>
          <w:bCs/>
          <w:rPrChange w:id="653" w:author="Dionne Solomons" w:date="2026-10-20T21:45:00Z" w16du:dateUtc="2026-10-20T19:45:00Z">
            <w:rPr/>
          </w:rPrChange>
        </w:rPr>
        <w:t>-run businesses</w:t>
      </w:r>
    </w:p>
    <w:p w14:paraId="2D3A13DD" w14:textId="55401CFE" w:rsidR="00545287" w:rsidRPr="00545287" w:rsidRDefault="00545287" w:rsidP="00545287">
      <w:commentRangeStart w:id="654"/>
      <w:r w:rsidRPr="00545287">
        <w:t xml:space="preserve">3 </w:t>
      </w:r>
      <w:ins w:id="655" w:author="Dionne Solomons" w:date="2026-10-20T21:44:00Z" w16du:dateUtc="2026-10-20T19:44:00Z">
        <w:r w:rsidR="0066509B">
          <w:t>ent</w:t>
        </w:r>
      </w:ins>
      <w:ins w:id="656" w:author="Dionne Solomons" w:date="2026-10-20T21:45:00Z" w16du:dateUtc="2026-10-20T19:45:00Z">
        <w:r w:rsidR="0066509B">
          <w:t xml:space="preserve">erprise </w:t>
        </w:r>
      </w:ins>
      <w:r w:rsidRPr="00545287">
        <w:t>profiles currently listed</w:t>
      </w:r>
      <w:commentRangeEnd w:id="654"/>
      <w:r w:rsidR="003A0FE7" w:rsidRPr="00545287">
        <w:rPr>
          <w:rStyle w:val="CommentReference"/>
          <w:sz w:val="24"/>
          <w:szCs w:val="24"/>
        </w:rPr>
        <w:commentReference w:id="654"/>
      </w:r>
    </w:p>
    <w:p w14:paraId="2818CF3E" w14:textId="54F1F4F9" w:rsidR="00545287" w:rsidRPr="00531FFE" w:rsidDel="003A0FE7" w:rsidRDefault="00545287" w:rsidP="00545287">
      <w:pPr>
        <w:rPr>
          <w:del w:id="657" w:author="Dionne Solomons" w:date="2026-10-20T22:31:00Z" w16du:dateUtc="2026-10-20T20:31:00Z"/>
          <w:i/>
          <w:iCs/>
          <w:rPrChange w:id="658" w:author="Dionne Solomons" w:date="2026-10-20T21:46:00Z" w16du:dateUtc="2026-10-20T19:46:00Z">
            <w:rPr>
              <w:del w:id="659" w:author="Dionne Solomons" w:date="2026-10-20T22:31:00Z" w16du:dateUtc="2026-10-20T20:31:00Z"/>
            </w:rPr>
          </w:rPrChange>
        </w:rPr>
      </w:pPr>
      <w:del w:id="660" w:author="Dionne Solomons" w:date="2026-10-20T22:31:00Z" w16du:dateUtc="2026-10-20T20:31:00Z">
        <w:r w:rsidRPr="00531FFE" w:rsidDel="003A0FE7">
          <w:rPr>
            <w:i/>
            <w:iCs/>
            <w:highlight w:val="yellow"/>
            <w:rPrChange w:id="661" w:author="Dionne Solomons" w:date="2026-10-20T21:46:00Z" w16du:dateUtc="2026-10-20T19:46:00Z">
              <w:rPr/>
            </w:rPrChange>
          </w:rPr>
          <w:delText>Initial profiles are drawn from published programme stories. Current operating status and all donation links should be verified before public launch.</w:delText>
        </w:r>
      </w:del>
    </w:p>
    <w:p w14:paraId="5AD33BB6" w14:textId="60D22B91" w:rsidR="00545287" w:rsidRPr="00545287" w:rsidRDefault="00545287" w:rsidP="00545287">
      <w:r w:rsidRPr="00545287">
        <w:rPr>
          <w:noProof/>
        </w:rPr>
        <mc:AlternateContent>
          <mc:Choice Requires="wps">
            <w:drawing>
              <wp:inline distT="0" distB="0" distL="0" distR="0" wp14:anchorId="500C7806" wp14:editId="38459782">
                <wp:extent cx="304800" cy="304800"/>
                <wp:effectExtent l="0" t="0" r="0" b="0"/>
                <wp:docPr id="1975940150" name="Rectangle 106" descr="Hlengokuhle Cak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46BA6" id="Rectangle 106" o:spid="_x0000_s1026" alt="Hlengokuhle Cak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A6AC2D" w14:textId="77777777" w:rsidR="00545287" w:rsidRPr="00545287" w:rsidRDefault="00545287" w:rsidP="00545287">
      <w:r w:rsidRPr="00545287">
        <w:rPr>
          <w:b/>
          <w:bCs/>
        </w:rPr>
        <w:t>Bakery and catering</w:t>
      </w:r>
    </w:p>
    <w:p w14:paraId="39282C3D" w14:textId="77777777" w:rsidR="00545287" w:rsidRPr="00545287" w:rsidRDefault="00545287" w:rsidP="00545287">
      <w:pPr>
        <w:rPr>
          <w:b/>
          <w:bCs/>
        </w:rPr>
      </w:pPr>
      <w:r w:rsidRPr="00545287">
        <w:rPr>
          <w:b/>
          <w:bCs/>
        </w:rPr>
        <w:t>Hlengokuhle Cakes</w:t>
      </w:r>
    </w:p>
    <w:p w14:paraId="5535FD98" w14:textId="77777777" w:rsidR="00545287" w:rsidRPr="00545287" w:rsidRDefault="00545287" w:rsidP="00545287">
      <w:r w:rsidRPr="00545287">
        <w:t>Hlengiwe Makhanya · Madadeni, KwaZulu-Natal</w:t>
      </w:r>
    </w:p>
    <w:p w14:paraId="2FE63330" w14:textId="77777777" w:rsidR="00A47D7A" w:rsidRPr="00A47D7A" w:rsidRDefault="00A47D7A" w:rsidP="00A47D7A">
      <w:pPr>
        <w:rPr>
          <w:ins w:id="662" w:author="Dionne Solomons" w:date="2026-10-20T21:46:00Z"/>
        </w:rPr>
      </w:pPr>
      <w:ins w:id="663" w:author="Dionne Solomons" w:date="2026-10-20T21:46:00Z">
        <w:r w:rsidRPr="00A47D7A">
          <w:t>With support to access baking equipment, business development training and coaching, Hlengiwe has expanded her bakery, increased production and built a growing customer base.</w:t>
        </w:r>
      </w:ins>
    </w:p>
    <w:p w14:paraId="134E9D78" w14:textId="2B427744" w:rsidR="00545287" w:rsidRPr="00545287" w:rsidDel="00A47D7A" w:rsidRDefault="00545287" w:rsidP="00545287">
      <w:pPr>
        <w:rPr>
          <w:del w:id="664" w:author="Dionne Solomons" w:date="2026-10-20T21:46:00Z" w16du:dateUtc="2026-10-20T19:46:00Z"/>
        </w:rPr>
      </w:pPr>
      <w:del w:id="665" w:author="Dionne Solomons" w:date="2026-10-20T21:46:00Z" w16du:dateUtc="2026-10-20T19:46:00Z">
        <w:r w:rsidRPr="00545287" w:rsidDel="00A47D7A">
          <w:delText>Equipment and business training helped Hlengiwe expand her bakery, produce fresh bread daily, serve more customers and improve business record-keeping.</w:delText>
        </w:r>
      </w:del>
    </w:p>
    <w:p w14:paraId="49FBB1A0" w14:textId="77777777" w:rsidR="00545287" w:rsidRPr="00545287" w:rsidRDefault="00545287" w:rsidP="00545287">
      <w:r w:rsidRPr="00545287">
        <w:t>View business details</w:t>
      </w:r>
    </w:p>
    <w:p w14:paraId="57DA2755" w14:textId="77777777" w:rsidR="00545287" w:rsidRPr="00545287" w:rsidRDefault="00545287" w:rsidP="00545287">
      <w:hyperlink r:id="rId82" w:history="1">
        <w:r w:rsidRPr="00545287">
          <w:rPr>
            <w:rStyle w:val="Hyperlink"/>
            <w:b/>
            <w:bCs/>
          </w:rPr>
          <w:t>Enquire about supporting</w:t>
        </w:r>
      </w:hyperlink>
    </w:p>
    <w:p w14:paraId="6723CA68" w14:textId="1164BDF2" w:rsidR="00545287" w:rsidRPr="00545287" w:rsidRDefault="00545287" w:rsidP="00545287">
      <w:r w:rsidRPr="00545287">
        <w:rPr>
          <w:noProof/>
        </w:rPr>
        <mc:AlternateContent>
          <mc:Choice Requires="wps">
            <w:drawing>
              <wp:inline distT="0" distB="0" distL="0" distR="0" wp14:anchorId="09654B82" wp14:editId="18B5CC21">
                <wp:extent cx="304800" cy="304800"/>
                <wp:effectExtent l="0" t="0" r="0" b="0"/>
                <wp:docPr id="1234542073" name="Rectangle 105" descr="Nothile Early Learning Acade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DE069" id="Rectangle 105" o:spid="_x0000_s1026" alt="Nothile Early Learning Acade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18F283" w14:textId="77777777" w:rsidR="00545287" w:rsidRPr="00545287" w:rsidRDefault="00545287" w:rsidP="00545287">
      <w:r w:rsidRPr="00545287">
        <w:rPr>
          <w:b/>
          <w:bCs/>
        </w:rPr>
        <w:t>Early childhood development</w:t>
      </w:r>
    </w:p>
    <w:p w14:paraId="4F1C79A9" w14:textId="77777777" w:rsidR="00545287" w:rsidRPr="00545287" w:rsidRDefault="00545287" w:rsidP="00545287">
      <w:pPr>
        <w:rPr>
          <w:b/>
          <w:bCs/>
        </w:rPr>
      </w:pPr>
      <w:r w:rsidRPr="00545287">
        <w:rPr>
          <w:b/>
          <w:bCs/>
        </w:rPr>
        <w:t>Nothile Early Learning Academy</w:t>
      </w:r>
    </w:p>
    <w:p w14:paraId="12741BB8" w14:textId="77777777" w:rsidR="00545287" w:rsidRPr="00545287" w:rsidRDefault="00545287" w:rsidP="00545287">
      <w:r w:rsidRPr="00545287">
        <w:t>Snothile Kubheka · Madadeni, KwaZulu-Natal</w:t>
      </w:r>
    </w:p>
    <w:p w14:paraId="7F2F52D1" w14:textId="77777777" w:rsidR="00A47D7A" w:rsidRPr="00A47D7A" w:rsidRDefault="00A47D7A" w:rsidP="00A47D7A">
      <w:pPr>
        <w:rPr>
          <w:ins w:id="666" w:author="Dionne Solomons" w:date="2026-10-20T21:46:00Z"/>
        </w:rPr>
      </w:pPr>
      <w:ins w:id="667" w:author="Dionne Solomons" w:date="2026-10-20T21:46:00Z">
        <w:r w:rsidRPr="00A47D7A">
          <w:t>Business support and funding helped Snothile improve her facilities, accommodate more children, create employment opportunities and strengthen the centre's operations.</w:t>
        </w:r>
      </w:ins>
    </w:p>
    <w:p w14:paraId="0B5814B9" w14:textId="32764B31" w:rsidR="00545287" w:rsidRPr="00545287" w:rsidDel="00A47D7A" w:rsidRDefault="00545287" w:rsidP="00545287">
      <w:pPr>
        <w:rPr>
          <w:del w:id="668" w:author="Dionne Solomons" w:date="2026-10-20T21:46:00Z" w16du:dateUtc="2026-10-20T19:46:00Z"/>
        </w:rPr>
      </w:pPr>
      <w:del w:id="669" w:author="Dionne Solomons" w:date="2026-10-20T21:46:00Z" w16du:dateUtc="2026-10-20T19:46:00Z">
        <w:r w:rsidRPr="00545287" w:rsidDel="00A47D7A">
          <w:delText>Support enabled Snothile to add a dedicated kitchen, enrol more children, employ additional staff and strengthen her centre's administration.</w:delText>
        </w:r>
      </w:del>
    </w:p>
    <w:p w14:paraId="4D1FBD7F" w14:textId="77777777" w:rsidR="00545287" w:rsidRPr="00545287" w:rsidRDefault="00545287" w:rsidP="00545287">
      <w:r w:rsidRPr="00545287">
        <w:t>View business details</w:t>
      </w:r>
    </w:p>
    <w:p w14:paraId="55B58521" w14:textId="77777777" w:rsidR="00545287" w:rsidRPr="00545287" w:rsidRDefault="00545287" w:rsidP="00545287">
      <w:hyperlink r:id="rId83" w:history="1">
        <w:r w:rsidRPr="00545287">
          <w:rPr>
            <w:rStyle w:val="Hyperlink"/>
            <w:b/>
            <w:bCs/>
          </w:rPr>
          <w:t>Enquire about supporting</w:t>
        </w:r>
      </w:hyperlink>
    </w:p>
    <w:p w14:paraId="2FC13495" w14:textId="7F9181E0" w:rsidR="00545287" w:rsidRPr="00545287" w:rsidRDefault="00545287" w:rsidP="00545287">
      <w:r w:rsidRPr="00545287">
        <w:rPr>
          <w:noProof/>
        </w:rPr>
        <mc:AlternateContent>
          <mc:Choice Requires="wps">
            <w:drawing>
              <wp:inline distT="0" distB="0" distL="0" distR="0" wp14:anchorId="0E0E7F17" wp14:editId="3BC7EB0F">
                <wp:extent cx="304800" cy="304800"/>
                <wp:effectExtent l="0" t="0" r="0" b="0"/>
                <wp:docPr id="1441987940" name="Rectangle 104" descr="Ntombenhle Fast Fo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044C9" id="Rectangle 104" o:spid="_x0000_s1026" alt="Ntombenhle Fast Foo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0AF9B1" w14:textId="77777777" w:rsidR="00545287" w:rsidRPr="00545287" w:rsidRDefault="00545287" w:rsidP="00545287">
      <w:r w:rsidRPr="00545287">
        <w:rPr>
          <w:b/>
          <w:bCs/>
        </w:rPr>
        <w:t>Food services</w:t>
      </w:r>
    </w:p>
    <w:p w14:paraId="1A19D2AB" w14:textId="77777777" w:rsidR="00545287" w:rsidRPr="00545287" w:rsidRDefault="00545287" w:rsidP="00545287">
      <w:pPr>
        <w:rPr>
          <w:b/>
          <w:bCs/>
        </w:rPr>
      </w:pPr>
      <w:r w:rsidRPr="00545287">
        <w:rPr>
          <w:b/>
          <w:bCs/>
        </w:rPr>
        <w:t>Ntombenhle Fast Foods</w:t>
      </w:r>
    </w:p>
    <w:p w14:paraId="6BB3BC04" w14:textId="77777777" w:rsidR="00545287" w:rsidRPr="00545287" w:rsidRDefault="00545287" w:rsidP="00545287">
      <w:r w:rsidRPr="00545287">
        <w:t>Ntombenhle Ndlozi · KwaZulu-Natal</w:t>
      </w:r>
    </w:p>
    <w:p w14:paraId="42B008B7" w14:textId="77777777" w:rsidR="007F312A" w:rsidRPr="007F312A" w:rsidRDefault="007F312A" w:rsidP="007F312A">
      <w:pPr>
        <w:rPr>
          <w:ins w:id="670" w:author="Dionne Solomons" w:date="2026-10-20T21:47:00Z"/>
        </w:rPr>
      </w:pPr>
      <w:ins w:id="671" w:author="Dionne Solomons" w:date="2026-10-20T21:47:00Z">
        <w:r w:rsidRPr="007F312A">
          <w:lastRenderedPageBreak/>
          <w:t>Training, coaching and productive equipment enabled Ntombenhle to grow from small-scale food sales into a catering enterprise serving larger events and community functions.</w:t>
        </w:r>
      </w:ins>
    </w:p>
    <w:p w14:paraId="6940D3BF" w14:textId="13691DFC" w:rsidR="00545287" w:rsidRPr="00545287" w:rsidDel="007F312A" w:rsidRDefault="00545287" w:rsidP="00545287">
      <w:pPr>
        <w:rPr>
          <w:del w:id="672" w:author="Dionne Solomons" w:date="2026-10-20T21:47:00Z" w16du:dateUtc="2026-10-20T19:47:00Z"/>
        </w:rPr>
      </w:pPr>
      <w:del w:id="673" w:author="Dionne Solomons" w:date="2026-10-20T21:47:00Z" w16du:dateUtc="2026-10-20T19:47:00Z">
        <w:r w:rsidRPr="00545287" w:rsidDel="007F312A">
          <w:delText>Business training, life-skills support and productive equipment helped Ntombenhle expand from selling prepared meat at home to catering for larger orders.</w:delText>
        </w:r>
      </w:del>
    </w:p>
    <w:p w14:paraId="77082E9C" w14:textId="77777777" w:rsidR="00545287" w:rsidRPr="00545287" w:rsidRDefault="00545287" w:rsidP="00545287">
      <w:r w:rsidRPr="00545287">
        <w:t>View business details</w:t>
      </w:r>
    </w:p>
    <w:p w14:paraId="0FF109EA" w14:textId="77777777" w:rsidR="00545287" w:rsidRPr="00545287" w:rsidRDefault="00545287" w:rsidP="00545287">
      <w:hyperlink r:id="rId84" w:history="1">
        <w:r w:rsidRPr="00545287">
          <w:rPr>
            <w:rStyle w:val="Hyperlink"/>
            <w:b/>
            <w:bCs/>
          </w:rPr>
          <w:t>Enquire about supporting</w:t>
        </w:r>
      </w:hyperlink>
    </w:p>
    <w:p w14:paraId="2D161792" w14:textId="77777777" w:rsidR="00545287" w:rsidRPr="007F312A" w:rsidRDefault="00545287" w:rsidP="00545287">
      <w:pPr>
        <w:rPr>
          <w:b/>
          <w:bCs/>
          <w:rPrChange w:id="674" w:author="Dionne Solomons" w:date="2026-10-20T21:47:00Z" w16du:dateUtc="2026-10-20T19:47:00Z">
            <w:rPr/>
          </w:rPrChange>
        </w:rPr>
      </w:pPr>
      <w:r w:rsidRPr="007F312A">
        <w:rPr>
          <w:b/>
          <w:bCs/>
          <w:rPrChange w:id="675" w:author="Dionne Solomons" w:date="2026-10-20T21:47:00Z" w16du:dateUtc="2026-10-20T19:47:00Z">
            <w:rPr/>
          </w:rPrChange>
        </w:rPr>
        <w:t>Funders wall</w:t>
      </w:r>
    </w:p>
    <w:p w14:paraId="65BDAF1D" w14:textId="77777777" w:rsidR="00FD6FDF" w:rsidRDefault="00FD6FDF" w:rsidP="00545287">
      <w:pPr>
        <w:rPr>
          <w:ins w:id="676" w:author="Dionne Solomons" w:date="2026-10-20T21:47:00Z" w16du:dateUtc="2026-10-20T19:47:00Z"/>
        </w:rPr>
      </w:pPr>
      <w:ins w:id="677" w:author="Dionne Solomons" w:date="2026-10-20T21:47:00Z" w16du:dateUtc="2026-10-20T19:47:00Z">
        <w:r>
          <w:t>Enterprise support partners</w:t>
        </w:r>
      </w:ins>
    </w:p>
    <w:p w14:paraId="368DE480" w14:textId="25E37D7F" w:rsidR="00FD6FDF" w:rsidRPr="00FD6FDF" w:rsidRDefault="00FD6FDF" w:rsidP="00FD6FDF">
      <w:pPr>
        <w:rPr>
          <w:ins w:id="678" w:author="Dionne Solomons" w:date="2026-10-20T21:48:00Z"/>
        </w:rPr>
        <w:pPrChange w:id="679" w:author="Dionne Solomons" w:date="2026-10-20T21:48:00Z" w16du:dateUtc="2026-10-20T19:48:00Z">
          <w:pPr>
            <w:numPr>
              <w:numId w:val="2"/>
            </w:numPr>
            <w:tabs>
              <w:tab w:val="num" w:pos="720"/>
            </w:tabs>
            <w:ind w:left="720" w:hanging="360"/>
          </w:pPr>
        </w:pPrChange>
      </w:pPr>
      <w:ins w:id="680" w:author="Dionne Solomons" w:date="2026-10-20T21:48:00Z">
        <w:r w:rsidRPr="00FD6FDF">
          <w:t xml:space="preserve">Recognising </w:t>
        </w:r>
      </w:ins>
      <w:ins w:id="681" w:author="Dionne Solomons" w:date="2026-10-20T21:52:00Z" w16du:dateUtc="2026-10-20T19:52:00Z">
        <w:r w:rsidR="00B573F5">
          <w:t xml:space="preserve">individuals, </w:t>
        </w:r>
      </w:ins>
      <w:ins w:id="682" w:author="Dionne Solomons" w:date="2026-10-20T21:48:00Z">
        <w:r w:rsidRPr="00FD6FDF">
          <w:t>organisations and institutions that have contributed to the growth of participant-run enterprises.</w:t>
        </w:r>
      </w:ins>
    </w:p>
    <w:p w14:paraId="43931368" w14:textId="4556D138" w:rsidR="00545287" w:rsidRPr="00545287" w:rsidDel="00FD6FDF" w:rsidRDefault="00545287" w:rsidP="00545287">
      <w:pPr>
        <w:rPr>
          <w:del w:id="683" w:author="Dionne Solomons" w:date="2026-10-20T21:48:00Z" w16du:dateUtc="2026-10-20T19:48:00Z"/>
        </w:rPr>
      </w:pPr>
      <w:commentRangeStart w:id="684"/>
      <w:del w:id="685" w:author="Dionne Solomons" w:date="2026-10-20T21:48:00Z" w16du:dateUtc="2026-10-20T19:48:00Z">
        <w:r w:rsidRPr="00545287" w:rsidDel="00FD6FDF">
          <w:delText>Transparent recognition of support recorded in the directory.</w:delText>
        </w:r>
      </w:del>
    </w:p>
    <w:p w14:paraId="7C5C4EAD" w14:textId="7FEF8220" w:rsidR="00545287" w:rsidRDefault="00545287" w:rsidP="00545287">
      <w:pPr>
        <w:numPr>
          <w:ilvl w:val="0"/>
          <w:numId w:val="1"/>
        </w:numPr>
        <w:rPr>
          <w:ins w:id="686" w:author="Dionne Solomons" w:date="2026-10-20T21:49:00Z" w16du:dateUtc="2026-10-20T19:49:00Z"/>
        </w:rPr>
      </w:pPr>
      <w:r w:rsidRPr="00545287">
        <w:rPr>
          <w:b/>
          <w:bCs/>
        </w:rPr>
        <w:t>National Youth Development Agency (NYDA)</w:t>
      </w:r>
      <w:ins w:id="687" w:author="Dionne Solomons" w:date="2026-10-20T21:48:00Z" w16du:dateUtc="2026-10-20T19:48:00Z">
        <w:r w:rsidR="00FD6FDF">
          <w:rPr>
            <w:b/>
            <w:bCs/>
          </w:rPr>
          <w:t xml:space="preserve">: </w:t>
        </w:r>
        <w:r w:rsidR="00FD6FDF" w:rsidRPr="00FD6FDF">
          <w:rPr>
            <w:rPrChange w:id="688" w:author="Dionne Solomons" w:date="2026-10-20T21:48:00Z" w16du:dateUtc="2026-10-20T19:48:00Z">
              <w:rPr>
                <w:b/>
                <w:bCs/>
              </w:rPr>
            </w:rPrChange>
          </w:rPr>
          <w:t xml:space="preserve">Equipment and enterprise support for </w:t>
        </w:r>
      </w:ins>
      <w:del w:id="689" w:author="Dionne Solomons" w:date="2026-10-20T21:48:00Z" w16du:dateUtc="2026-10-20T19:48:00Z">
        <w:r w:rsidRPr="00FD6FDF" w:rsidDel="00FD6FDF">
          <w:rPr>
            <w:rPrChange w:id="690" w:author="Dionne Solomons" w:date="2026-10-20T21:48:00Z" w16du:dateUtc="2026-10-20T19:48:00Z">
              <w:rPr>
                <w:b/>
                <w:bCs/>
              </w:rPr>
            </w:rPrChange>
          </w:rPr>
          <w:delText xml:space="preserve"> </w:delText>
        </w:r>
        <w:r w:rsidRPr="00FD6FDF" w:rsidDel="00FD6FDF">
          <w:delText xml:space="preserve">supported </w:delText>
        </w:r>
      </w:del>
      <w:r w:rsidRPr="00FD6FDF">
        <w:rPr>
          <w:rPrChange w:id="691" w:author="Dionne Solomons" w:date="2026-10-20T21:48:00Z" w16du:dateUtc="2026-10-20T19:48:00Z">
            <w:rPr>
              <w:b/>
              <w:bCs/>
            </w:rPr>
          </w:rPrChange>
        </w:rPr>
        <w:t>Hlengokuhle Cakes</w:t>
      </w:r>
      <w:ins w:id="692" w:author="Dionne Solomons" w:date="2026-10-20T21:52:00Z" w16du:dateUtc="2026-10-20T19:52:00Z">
        <w:r w:rsidR="00B573F5">
          <w:t xml:space="preserve">, </w:t>
        </w:r>
        <w:r w:rsidR="009D5040">
          <w:t xml:space="preserve">Nothile </w:t>
        </w:r>
      </w:ins>
      <w:ins w:id="693" w:author="Dionne Solomons" w:date="2026-10-20T21:53:00Z" w16du:dateUtc="2026-10-20T19:53:00Z">
        <w:r w:rsidR="009D5040">
          <w:t xml:space="preserve">Early Childhood Development and </w:t>
        </w:r>
      </w:ins>
      <w:ins w:id="694" w:author="Dionne Solomons" w:date="2026-10-20T21:55:00Z" w16du:dateUtc="2026-10-20T19:55:00Z">
        <w:r w:rsidR="00837E19" w:rsidRPr="00545287">
          <w:t>Ntombenhle</w:t>
        </w:r>
        <w:r w:rsidR="00837E19">
          <w:t xml:space="preserve">’s fast food and catering business. </w:t>
        </w:r>
      </w:ins>
      <w:del w:id="695" w:author="Dionne Solomons" w:date="2026-10-20T21:48:00Z" w16du:dateUtc="2026-10-20T19:48:00Z">
        <w:r w:rsidDel="00FD6FDF">
          <w:rPr>
            <w:b/>
            <w:bCs/>
          </w:rPr>
          <w:delText xml:space="preserve"> - </w:delText>
        </w:r>
        <w:r w:rsidRPr="00545287" w:rsidDel="00FD6FDF">
          <w:delText>Equipment support</w:delText>
        </w:r>
      </w:del>
      <w:commentRangeEnd w:id="684"/>
      <w:r w:rsidR="003A0FE7">
        <w:rPr>
          <w:rStyle w:val="CommentReference"/>
          <w:sz w:val="24"/>
          <w:szCs w:val="24"/>
        </w:rPr>
        <w:commentReference w:id="684"/>
      </w:r>
    </w:p>
    <w:p w14:paraId="3D3CCDB7" w14:textId="41C3E751" w:rsidR="00C20B5D" w:rsidRPr="00E17726" w:rsidRDefault="00C20B5D" w:rsidP="00545287">
      <w:pPr>
        <w:numPr>
          <w:ilvl w:val="0"/>
          <w:numId w:val="1"/>
        </w:numPr>
        <w:rPr>
          <w:ins w:id="696" w:author="Dionne Solomons" w:date="2026-10-20T21:51:00Z" w16du:dateUtc="2026-10-20T19:51:00Z"/>
          <w:b/>
          <w:bCs/>
          <w:rPrChange w:id="697" w:author="Dionne Solomons" w:date="2026-10-20T21:51:00Z" w16du:dateUtc="2026-10-20T19:51:00Z">
            <w:rPr>
              <w:ins w:id="698" w:author="Dionne Solomons" w:date="2026-10-20T21:51:00Z" w16du:dateUtc="2026-10-20T19:51:00Z"/>
            </w:rPr>
          </w:rPrChange>
        </w:rPr>
      </w:pPr>
      <w:ins w:id="699" w:author="Dionne Solomons" w:date="2026-10-20T21:49:00Z" w16du:dateUtc="2026-10-20T19:49:00Z">
        <w:r w:rsidRPr="004902CC">
          <w:rPr>
            <w:b/>
            <w:bCs/>
            <w:rPrChange w:id="700" w:author="Dionne Solomons" w:date="2026-10-20T21:49:00Z" w16du:dateUtc="2026-10-20T19:49:00Z">
              <w:rPr/>
            </w:rPrChange>
          </w:rPr>
          <w:t xml:space="preserve">Mukuru: </w:t>
        </w:r>
        <w:r w:rsidR="004902CC">
          <w:t xml:space="preserve">Contributed </w:t>
        </w:r>
      </w:ins>
      <w:ins w:id="701" w:author="Dionne Solomons" w:date="2026-10-20T21:50:00Z" w16du:dateUtc="2026-10-20T19:50:00Z">
        <w:r w:rsidR="002D4F94">
          <w:t>a significant portion of</w:t>
        </w:r>
      </w:ins>
      <w:ins w:id="702" w:author="Dionne Solomons" w:date="2026-10-20T21:49:00Z" w16du:dateUtc="2026-10-20T19:49:00Z">
        <w:r w:rsidR="004902CC">
          <w:t xml:space="preserve"> the Thundafund crowdfunding </w:t>
        </w:r>
      </w:ins>
      <w:ins w:id="703" w:author="Dionne Solomons" w:date="2026-10-20T21:50:00Z" w16du:dateUtc="2026-10-20T19:50:00Z">
        <w:r w:rsidR="002D4F94">
          <w:t>target</w:t>
        </w:r>
      </w:ins>
      <w:ins w:id="704" w:author="Dionne Solomons" w:date="2026-10-20T21:49:00Z" w16du:dateUtc="2026-10-20T19:49:00Z">
        <w:r w:rsidR="004902CC">
          <w:t>,</w:t>
        </w:r>
      </w:ins>
      <w:ins w:id="705" w:author="Dionne Solomons" w:date="2026-10-20T21:50:00Z" w16du:dateUtc="2026-10-20T19:50:00Z">
        <w:r w:rsidR="002D4F94">
          <w:t xml:space="preserve"> </w:t>
        </w:r>
        <w:r w:rsidR="0097475A">
          <w:t>which enabled support for an additional 15 par</w:t>
        </w:r>
      </w:ins>
      <w:ins w:id="706" w:author="Dionne Solomons" w:date="2026-10-20T21:51:00Z" w16du:dateUtc="2026-10-20T19:51:00Z">
        <w:r w:rsidR="0097475A">
          <w:t>ticipants also ready to grow their business.</w:t>
        </w:r>
      </w:ins>
    </w:p>
    <w:p w14:paraId="23381167" w14:textId="644F1B86" w:rsidR="00E17726" w:rsidRPr="003E1338" w:rsidRDefault="00E17726" w:rsidP="00545287">
      <w:pPr>
        <w:numPr>
          <w:ilvl w:val="0"/>
          <w:numId w:val="1"/>
        </w:numPr>
        <w:rPr>
          <w:ins w:id="707" w:author="Dionne Solomons" w:date="2026-10-20T21:57:00Z" w16du:dateUtc="2026-10-20T19:57:00Z"/>
          <w:b/>
          <w:bCs/>
          <w:rPrChange w:id="708" w:author="Dionne Solomons" w:date="2026-10-20T21:57:00Z" w16du:dateUtc="2026-10-20T19:57:00Z">
            <w:rPr>
              <w:ins w:id="709" w:author="Dionne Solomons" w:date="2026-10-20T21:57:00Z" w16du:dateUtc="2026-10-20T19:57:00Z"/>
            </w:rPr>
          </w:rPrChange>
        </w:rPr>
      </w:pPr>
      <w:ins w:id="710" w:author="Dionne Solomons" w:date="2026-10-20T21:51:00Z" w16du:dateUtc="2026-10-20T19:51:00Z">
        <w:r>
          <w:rPr>
            <w:b/>
            <w:bCs/>
          </w:rPr>
          <w:t xml:space="preserve">SACRAA: </w:t>
        </w:r>
        <w:r>
          <w:t xml:space="preserve">One of the first </w:t>
        </w:r>
      </w:ins>
      <w:ins w:id="711" w:author="Dionne Solomons" w:date="2026-10-20T22:00:00Z" w16du:dateUtc="2026-10-20T20:00:00Z">
        <w:r w:rsidR="00D15F34">
          <w:t xml:space="preserve">corporate </w:t>
        </w:r>
      </w:ins>
      <w:ins w:id="712" w:author="Dionne Solomons" w:date="2026-10-20T21:51:00Z" w16du:dateUtc="2026-10-20T19:51:00Z">
        <w:r>
          <w:t>backers of the Thundafund crowdfunding campaign</w:t>
        </w:r>
      </w:ins>
      <w:ins w:id="713" w:author="Dionne Solomons" w:date="2026-10-20T22:00:00Z" w16du:dateUtc="2026-10-20T20:00:00Z">
        <w:r w:rsidR="00D15F34">
          <w:t>.</w:t>
        </w:r>
      </w:ins>
    </w:p>
    <w:p w14:paraId="791C9992" w14:textId="6605A1F1" w:rsidR="003E1338" w:rsidRPr="004902CC" w:rsidRDefault="00461249" w:rsidP="00545287">
      <w:pPr>
        <w:numPr>
          <w:ilvl w:val="0"/>
          <w:numId w:val="1"/>
        </w:numPr>
        <w:rPr>
          <w:b/>
          <w:bCs/>
          <w:rPrChange w:id="714" w:author="Dionne Solomons" w:date="2026-10-20T21:49:00Z" w16du:dateUtc="2026-10-20T19:49:00Z">
            <w:rPr/>
          </w:rPrChange>
        </w:rPr>
      </w:pPr>
      <w:ins w:id="715" w:author="Dionne Solomons" w:date="2026-10-20T21:58:00Z" w16du:dateUtc="2026-10-20T19:58:00Z">
        <w:r>
          <w:rPr>
            <w:b/>
            <w:bCs/>
          </w:rPr>
          <w:t xml:space="preserve">Thundafund individual backers: </w:t>
        </w:r>
      </w:ins>
      <w:ins w:id="716" w:author="Dionne Solomons" w:date="2026-10-20T21:59:00Z" w16du:dateUtc="2026-10-20T19:59:00Z">
        <w:r w:rsidR="00696A01" w:rsidRPr="00696A01">
          <w:rPr>
            <w:rPrChange w:id="717" w:author="Dionne Solomons" w:date="2026-10-20T21:59:00Z" w16du:dateUtc="2026-10-20T19:59:00Z">
              <w:rPr>
                <w:b/>
                <w:bCs/>
              </w:rPr>
            </w:rPrChange>
          </w:rPr>
          <w:t>Francesco Di Salvo</w:t>
        </w:r>
        <w:r w:rsidR="00696A01">
          <w:t xml:space="preserve">, </w:t>
        </w:r>
      </w:ins>
      <w:ins w:id="718" w:author="Dionne Solomons" w:date="2026-10-20T21:58:00Z" w16du:dateUtc="2026-10-20T19:58:00Z">
        <w:r w:rsidRPr="00461249">
          <w:rPr>
            <w:rPrChange w:id="719" w:author="Dionne Solomons" w:date="2026-10-20T21:58:00Z" w16du:dateUtc="2026-10-20T19:58:00Z">
              <w:rPr>
                <w:b/>
                <w:bCs/>
              </w:rPr>
            </w:rPrChange>
          </w:rPr>
          <w:t>Jaco Weideman</w:t>
        </w:r>
        <w:r>
          <w:t xml:space="preserve"> </w:t>
        </w:r>
      </w:ins>
      <w:ins w:id="720" w:author="Dionne Solomons" w:date="2026-10-20T22:01:00Z" w16du:dateUtc="2026-10-20T20:01:00Z">
        <w:r w:rsidR="00C6683F">
          <w:t xml:space="preserve">and </w:t>
        </w:r>
      </w:ins>
      <w:ins w:id="721" w:author="Dionne Solomons" w:date="2026-10-20T21:58:00Z" w16du:dateUtc="2026-10-20T19:58:00Z">
        <w:r w:rsidR="006C341A">
          <w:t>Justin Leach</w:t>
        </w:r>
      </w:ins>
      <w:ins w:id="722" w:author="Dionne Solomons" w:date="2026-10-20T21:59:00Z" w16du:dateUtc="2026-10-20T19:59:00Z">
        <w:r w:rsidR="00696A01">
          <w:t xml:space="preserve"> all</w:t>
        </w:r>
      </w:ins>
      <w:ins w:id="723" w:author="Dionne Solomons" w:date="2026-10-20T22:00:00Z" w16du:dateUtc="2026-10-20T20:00:00Z">
        <w:r w:rsidR="00696A01">
          <w:t xml:space="preserve"> supported the campaign </w:t>
        </w:r>
        <w:r w:rsidR="00D15F34">
          <w:t xml:space="preserve">to enable six entrepreneurs </w:t>
        </w:r>
        <w:r w:rsidR="00D15F34">
          <w:t>in urgent need of funding to get their business started.</w:t>
        </w:r>
      </w:ins>
    </w:p>
    <w:p w14:paraId="1D16FD03" w14:textId="77777777" w:rsidR="00545287" w:rsidRDefault="00545287" w:rsidP="00545287"/>
    <w:p w14:paraId="13888A29" w14:textId="77777777" w:rsidR="00545287" w:rsidRPr="00545287" w:rsidRDefault="00545287" w:rsidP="00545287">
      <w:pPr>
        <w:rPr>
          <w:b/>
          <w:bCs/>
        </w:rPr>
      </w:pPr>
      <w:r w:rsidRPr="00545287">
        <w:rPr>
          <w:b/>
          <w:bCs/>
        </w:rPr>
        <w:t>About the programme</w:t>
      </w:r>
    </w:p>
    <w:p w14:paraId="7828F532" w14:textId="77777777" w:rsidR="00545287" w:rsidRPr="00545287" w:rsidRDefault="00545287" w:rsidP="00545287">
      <w:pPr>
        <w:rPr>
          <w:b/>
          <w:bCs/>
        </w:rPr>
      </w:pPr>
      <w:r w:rsidRPr="00545287">
        <w:rPr>
          <w:b/>
          <w:bCs/>
        </w:rPr>
        <w:t>Evidence and resources</w:t>
      </w:r>
    </w:p>
    <w:p w14:paraId="5653891B" w14:textId="77777777" w:rsidR="00545287" w:rsidRPr="00545287" w:rsidRDefault="00545287" w:rsidP="00545287">
      <w:pPr>
        <w:rPr>
          <w:b/>
          <w:bCs/>
        </w:rPr>
      </w:pPr>
      <w:r w:rsidRPr="00545287">
        <w:rPr>
          <w:b/>
          <w:bCs/>
        </w:rPr>
        <w:t>Learning from implementation</w:t>
      </w:r>
    </w:p>
    <w:p w14:paraId="5DBFBA15" w14:textId="77777777" w:rsidR="00545287" w:rsidRPr="00545287" w:rsidRDefault="00000000" w:rsidP="00545287">
      <w:r>
        <w:pict w14:anchorId="4E544FDC">
          <v:rect id="_x0000_i1044" style="width:49.5pt;height:1.5pt" o:hrpct="0" o:hralign="center" o:hrstd="t" o:hr="t" fillcolor="#a0a0a0" stroked="f"/>
        </w:pict>
      </w:r>
    </w:p>
    <w:p w14:paraId="1F529956" w14:textId="77777777" w:rsidR="00545287" w:rsidRPr="00545287" w:rsidRDefault="00545287" w:rsidP="00545287">
      <w:r w:rsidRPr="00545287">
        <w:t>GBL is generating evidence about what works, where the barriers lie and what is required to strengthen the delivery of livelihood-focused social protection in South Africa.</w:t>
      </w:r>
    </w:p>
    <w:p w14:paraId="3ED14CB0" w14:textId="77777777" w:rsidR="00545287" w:rsidRPr="00545287" w:rsidRDefault="00545287" w:rsidP="00545287">
      <w:r w:rsidRPr="00545287">
        <w:t>Through implementation learning, Linkages Facilitator experience and research partnerships, the programme is informing approaches to participant support, institutional coordination and opportunities for wider adoption.</w:t>
      </w:r>
    </w:p>
    <w:p w14:paraId="7E77CA9C" w14:textId="77777777" w:rsidR="00545287" w:rsidRPr="00545287" w:rsidRDefault="00545287" w:rsidP="00545287">
      <w:r w:rsidRPr="00545287">
        <w:t>The public collection includes learning and policy briefs, research, project updates, media coverage, participant stories and video.</w:t>
      </w:r>
    </w:p>
    <w:p w14:paraId="2BF5398E" w14:textId="77777777" w:rsidR="00545287" w:rsidRDefault="00545287" w:rsidP="00545287"/>
    <w:p w14:paraId="473051D0" w14:textId="77777777" w:rsidR="00545287" w:rsidRPr="00545287" w:rsidRDefault="00545287" w:rsidP="00545287">
      <w:pPr>
        <w:rPr>
          <w:b/>
          <w:bCs/>
        </w:rPr>
      </w:pPr>
      <w:r w:rsidRPr="00545287">
        <w:rPr>
          <w:b/>
          <w:bCs/>
        </w:rPr>
        <w:t>About the programme</w:t>
      </w:r>
    </w:p>
    <w:p w14:paraId="23BF6AE9" w14:textId="77777777" w:rsidR="00545287" w:rsidRPr="00545287" w:rsidRDefault="00545287" w:rsidP="00545287">
      <w:pPr>
        <w:rPr>
          <w:b/>
          <w:bCs/>
        </w:rPr>
      </w:pPr>
      <w:r w:rsidRPr="00545287">
        <w:rPr>
          <w:b/>
          <w:bCs/>
        </w:rPr>
        <w:t>Latest from GBL</w:t>
      </w:r>
    </w:p>
    <w:p w14:paraId="01753807" w14:textId="77777777" w:rsidR="00545287" w:rsidRPr="00545287" w:rsidRDefault="00545287" w:rsidP="00545287">
      <w:pPr>
        <w:rPr>
          <w:b/>
          <w:bCs/>
        </w:rPr>
      </w:pPr>
      <w:r w:rsidRPr="00545287">
        <w:rPr>
          <w:b/>
          <w:bCs/>
        </w:rPr>
        <w:t>Project developments, partnerships, learning and opportunities</w:t>
      </w:r>
    </w:p>
    <w:p w14:paraId="08F30DAF" w14:textId="77777777" w:rsidR="00545287" w:rsidRPr="00545287" w:rsidRDefault="00000000" w:rsidP="00545287">
      <w:r>
        <w:pict w14:anchorId="7F825CD5">
          <v:rect id="_x0000_i1045" style="width:49.5pt;height:1.5pt" o:hrpct="0" o:hralign="center" o:hrstd="t" o:hr="t" fillcolor="#a0a0a0" stroked="f"/>
        </w:pict>
      </w:r>
    </w:p>
    <w:p w14:paraId="6F609B55" w14:textId="77777777" w:rsidR="00545287" w:rsidRPr="00545287" w:rsidRDefault="00545287" w:rsidP="00545287">
      <w:r w:rsidRPr="00545287">
        <w:t>Follow project developments, partner engagements, emerging lessons and new opportunities to strengthen livelihood pathways.</w:t>
      </w:r>
    </w:p>
    <w:p w14:paraId="68341063" w14:textId="77777777" w:rsidR="00545287" w:rsidRPr="00545287" w:rsidRDefault="00545287" w:rsidP="00545287">
      <w:r w:rsidRPr="00545287">
        <w:t>August 2026</w:t>
      </w:r>
    </w:p>
    <w:p w14:paraId="30659BFA" w14:textId="77777777" w:rsidR="00545287" w:rsidRPr="00545287" w:rsidRDefault="00545287" w:rsidP="00545287">
      <w:hyperlink r:id="rId85" w:tgtFrame="_blank" w:history="1">
        <w:r w:rsidRPr="00545287">
          <w:rPr>
            <w:rStyle w:val="Hyperlink"/>
            <w:b/>
            <w:bCs/>
          </w:rPr>
          <w:t>Thundafund GBL crowdfunding: Inspired innovation paid off ↗</w:t>
        </w:r>
      </w:hyperlink>
    </w:p>
    <w:p w14:paraId="451DA2E2" w14:textId="77777777" w:rsidR="00545287" w:rsidRPr="00545287" w:rsidRDefault="00545287" w:rsidP="00545287">
      <w:r w:rsidRPr="00545287">
        <w:t>April 2026</w:t>
      </w:r>
    </w:p>
    <w:p w14:paraId="1CFE8282" w14:textId="77777777" w:rsidR="00545287" w:rsidRPr="00545287" w:rsidRDefault="00545287" w:rsidP="00545287">
      <w:hyperlink r:id="rId86" w:tgtFrame="_blank" w:history="1">
        <w:r w:rsidRPr="00545287">
          <w:rPr>
            <w:rStyle w:val="Hyperlink"/>
            <w:b/>
            <w:bCs/>
          </w:rPr>
          <w:t>Building livelihoods, sustaining hope ↗</w:t>
        </w:r>
      </w:hyperlink>
    </w:p>
    <w:p w14:paraId="6AE176DD" w14:textId="77777777" w:rsidR="00545287" w:rsidRPr="00545287" w:rsidRDefault="00545287" w:rsidP="00545287">
      <w:r w:rsidRPr="00545287">
        <w:t>March 2026</w:t>
      </w:r>
    </w:p>
    <w:p w14:paraId="6699DA9E" w14:textId="77777777" w:rsidR="00545287" w:rsidRPr="00545287" w:rsidRDefault="00545287" w:rsidP="00545287">
      <w:hyperlink r:id="rId87" w:tgtFrame="_blank" w:history="1">
        <w:r w:rsidRPr="00545287">
          <w:rPr>
            <w:rStyle w:val="Hyperlink"/>
            <w:b/>
            <w:bCs/>
          </w:rPr>
          <w:t>Ministerial engagement: Strengthening pathways from social protection to sustainable livelihoods ↗</w:t>
        </w:r>
      </w:hyperlink>
    </w:p>
    <w:p w14:paraId="3764D39D" w14:textId="77777777" w:rsidR="00545287" w:rsidRPr="00545287" w:rsidRDefault="00545287" w:rsidP="00545287">
      <w:r w:rsidRPr="00545287">
        <w:t>November 2025</w:t>
      </w:r>
    </w:p>
    <w:p w14:paraId="3216FD4F" w14:textId="77777777" w:rsidR="00545287" w:rsidRPr="00545287" w:rsidRDefault="00545287" w:rsidP="00545287">
      <w:hyperlink r:id="rId88" w:tgtFrame="_blank" w:history="1">
        <w:r w:rsidRPr="00545287">
          <w:rPr>
            <w:rStyle w:val="Hyperlink"/>
            <w:b/>
            <w:bCs/>
          </w:rPr>
          <w:t>Celebrating progress and partnership under GBL ↗</w:t>
        </w:r>
      </w:hyperlink>
    </w:p>
    <w:p w14:paraId="0397D1D9" w14:textId="77777777" w:rsidR="00A9649C" w:rsidRDefault="00545287" w:rsidP="00545287">
      <w:pPr>
        <w:rPr>
          <w:ins w:id="724" w:author="Dionne Solomons" w:date="2026-10-20T22:01:00Z" w16du:dateUtc="2026-10-20T20:01:00Z"/>
        </w:rPr>
      </w:pPr>
      <w:r w:rsidRPr="00545287">
        <w:t>29–30 October 2026</w:t>
      </w:r>
    </w:p>
    <w:p w14:paraId="3700A048" w14:textId="061F8E04" w:rsidR="00545287" w:rsidRPr="00545287" w:rsidRDefault="00545287" w:rsidP="00545287">
      <w:r w:rsidRPr="00545287">
        <w:rPr>
          <w:b/>
          <w:bCs/>
        </w:rPr>
        <w:t>Upcoming update</w:t>
      </w:r>
    </w:p>
    <w:p w14:paraId="2E11C92B" w14:textId="77777777" w:rsidR="00545287" w:rsidRPr="00545287" w:rsidRDefault="00545287" w:rsidP="00545287">
      <w:r w:rsidRPr="00545287">
        <w:t>DSD Roundtable</w:t>
      </w:r>
    </w:p>
    <w:p w14:paraId="7B5F3662" w14:textId="77777777" w:rsidR="00545287" w:rsidRPr="00545287" w:rsidRDefault="00545287" w:rsidP="00545287">
      <w:r w:rsidRPr="00545287">
        <w:t>A featured project update will be added once the joint communications are approved, followed by the outcomes and commitments arising from the event.</w:t>
      </w:r>
    </w:p>
    <w:p w14:paraId="1360FD7E" w14:textId="77777777" w:rsidR="00545287" w:rsidRDefault="00545287" w:rsidP="00545287"/>
    <w:p w14:paraId="4B8D6F9D" w14:textId="77777777" w:rsidR="00545287" w:rsidRPr="00545287" w:rsidRDefault="00545287" w:rsidP="00545287">
      <w:pPr>
        <w:rPr>
          <w:b/>
          <w:bCs/>
        </w:rPr>
      </w:pPr>
      <w:r w:rsidRPr="00545287">
        <w:rPr>
          <w:b/>
          <w:bCs/>
        </w:rPr>
        <w:t>About the programme</w:t>
      </w:r>
    </w:p>
    <w:p w14:paraId="0BFFC81C" w14:textId="77777777" w:rsidR="00545287" w:rsidRPr="00545287" w:rsidRDefault="00545287" w:rsidP="00545287">
      <w:pPr>
        <w:rPr>
          <w:b/>
          <w:bCs/>
        </w:rPr>
      </w:pPr>
      <w:r w:rsidRPr="00545287">
        <w:rPr>
          <w:b/>
          <w:bCs/>
        </w:rPr>
        <w:t>The team and contact</w:t>
      </w:r>
    </w:p>
    <w:p w14:paraId="6EAC8720" w14:textId="3B0B32BD" w:rsidR="00545287" w:rsidRPr="00545287" w:rsidRDefault="00545287" w:rsidP="00545287">
      <w:pPr>
        <w:rPr>
          <w:b/>
          <w:bCs/>
        </w:rPr>
      </w:pPr>
      <w:del w:id="725" w:author="Dionne Solomons" w:date="2026-10-20T22:02:00Z" w16du:dateUtc="2026-10-20T20:02:00Z">
        <w:r w:rsidRPr="00545287" w:rsidDel="005A23F1">
          <w:rPr>
            <w:b/>
            <w:bCs/>
          </w:rPr>
          <w:delText xml:space="preserve">Who </w:delText>
        </w:r>
      </w:del>
      <w:ins w:id="726" w:author="Dionne Solomons" w:date="2026-10-20T22:02:00Z" w16du:dateUtc="2026-10-20T20:02:00Z">
        <w:r w:rsidR="005A23F1">
          <w:rPr>
            <w:b/>
            <w:bCs/>
          </w:rPr>
          <w:t>The peo</w:t>
        </w:r>
        <w:r w:rsidR="00EA380A">
          <w:rPr>
            <w:b/>
            <w:bCs/>
          </w:rPr>
          <w:t>ple behind the programme</w:t>
        </w:r>
      </w:ins>
      <w:del w:id="727" w:author="Dionne Solomons" w:date="2026-10-20T22:02:00Z" w16du:dateUtc="2026-10-20T20:02:00Z">
        <w:r w:rsidRPr="00545287" w:rsidDel="00EA380A">
          <w:rPr>
            <w:b/>
            <w:bCs/>
          </w:rPr>
          <w:delText>does this work</w:delText>
        </w:r>
      </w:del>
      <w:r w:rsidRPr="00545287">
        <w:rPr>
          <w:b/>
          <w:bCs/>
        </w:rPr>
        <w:t>, and how to reach us</w:t>
      </w:r>
    </w:p>
    <w:p w14:paraId="6BC8D63A" w14:textId="77777777" w:rsidR="00545287" w:rsidRPr="00545287" w:rsidRDefault="00000000" w:rsidP="00545287">
      <w:r>
        <w:pict w14:anchorId="5B2FA415">
          <v:rect id="_x0000_i1046" style="width:49.5pt;height:1.5pt" o:hrpct="0" o:hralign="center" o:hrstd="t" o:hr="t" fillcolor="#a0a0a0" stroked="f"/>
        </w:pict>
      </w:r>
    </w:p>
    <w:p w14:paraId="12CF55CD" w14:textId="578A86E2" w:rsidR="00545287" w:rsidRPr="00545287" w:rsidRDefault="00545287" w:rsidP="00545287">
      <w:r w:rsidRPr="00545287">
        <w:t xml:space="preserve">Behind every participant’s journey is a dedicated team </w:t>
      </w:r>
      <w:del w:id="728" w:author="Dionne Solomons" w:date="2026-10-20T22:03:00Z" w16du:dateUtc="2026-10-20T20:03:00Z">
        <w:r w:rsidRPr="00545287" w:rsidDel="008C3AC3">
          <w:delText>working to connect</w:delText>
        </w:r>
      </w:del>
      <w:ins w:id="729" w:author="Dionne Solomons" w:date="2026-10-20T22:03:00Z" w16du:dateUtc="2026-10-20T20:03:00Z">
        <w:r w:rsidR="008C3AC3">
          <w:t>that connects</w:t>
        </w:r>
      </w:ins>
      <w:r w:rsidRPr="00545287">
        <w:t xml:space="preserve"> people with the support and opportunities they need to build sustainable livelihoods.</w:t>
      </w:r>
    </w:p>
    <w:p w14:paraId="371B4E26" w14:textId="77777777" w:rsidR="00545287" w:rsidRPr="00545287" w:rsidRDefault="00545287" w:rsidP="00545287">
      <w:r w:rsidRPr="00545287">
        <w:lastRenderedPageBreak/>
        <w:t>From project coordination and implementation to on-the-ground coaching, the GBL team works closely with participants, communities and partners to turn livelihood plans into practical action. Linkages Facilitators provide personalised guidance, connect participants to opportunities and support their progress.</w:t>
      </w:r>
    </w:p>
    <w:p w14:paraId="2D91D5E2" w14:textId="77777777" w:rsidR="00545287" w:rsidRPr="00545287" w:rsidRDefault="00545287" w:rsidP="00545287">
      <w:r w:rsidRPr="00545287">
        <w:t>Together, the team brings the GBL approach to life, one participant and one opportunity at a time.</w:t>
      </w:r>
    </w:p>
    <w:p w14:paraId="4EC6FCEB" w14:textId="4822D1A7" w:rsidR="00545287" w:rsidRPr="00545287" w:rsidDel="008C3AC3" w:rsidRDefault="00545287" w:rsidP="00545287">
      <w:pPr>
        <w:rPr>
          <w:moveFrom w:id="730" w:author="Dionne Solomons" w:date="2026-10-20T22:03:00Z" w16du:dateUtc="2026-10-20T20:03:00Z"/>
        </w:rPr>
      </w:pPr>
      <w:moveFromRangeStart w:id="731" w:author="Dionne Solomons" w:date="2026-10-20T22:03:00Z" w:name="move243426236"/>
      <w:moveFrom w:id="732" w:author="Dionne Solomons" w:date="2026-10-20T22:03:00Z" w16du:dateUtc="2026-10-20T20:03:00Z">
        <w:r w:rsidRPr="00545287" w:rsidDel="008C3AC3">
          <w:t>FinMark Trust · Block B West, First Floor, Central Park, 400 16th Road, Randjespark, Midrand 1685, Johannesburg</w:t>
        </w:r>
      </w:moveFrom>
    </w:p>
    <w:p w14:paraId="42E19797" w14:textId="608BC5F4" w:rsidR="00545287" w:rsidRPr="00545287" w:rsidDel="008C3AC3" w:rsidRDefault="00545287" w:rsidP="00545287">
      <w:pPr>
        <w:rPr>
          <w:moveFrom w:id="733" w:author="Dionne Solomons" w:date="2026-10-20T22:03:00Z" w16du:dateUtc="2026-10-20T20:03:00Z"/>
        </w:rPr>
      </w:pPr>
      <w:moveFrom w:id="734" w:author="Dionne Solomons" w:date="2026-10-20T22:03:00Z" w16du:dateUtc="2026-10-20T20:03:00Z">
        <w:r w:rsidRPr="00545287" w:rsidDel="008C3AC3">
          <w:t>Telephone +27 (0) 67 594 9291 · info@finmark.org.za</w:t>
        </w:r>
      </w:moveFrom>
    </w:p>
    <w:moveFromRangeEnd w:id="731"/>
    <w:p w14:paraId="63815BFD" w14:textId="77777777" w:rsidR="00545287" w:rsidRPr="00545287" w:rsidRDefault="00545287" w:rsidP="00545287">
      <w:r w:rsidRPr="00545287">
        <w:t>Core programme team</w:t>
      </w:r>
    </w:p>
    <w:p w14:paraId="74B2D478" w14:textId="1A549941" w:rsidR="00545287" w:rsidRPr="00545287" w:rsidRDefault="00545287" w:rsidP="00545287">
      <w:r w:rsidRPr="00545287">
        <w:rPr>
          <w:noProof/>
        </w:rPr>
        <w:drawing>
          <wp:inline distT="0" distB="0" distL="0" distR="0" wp14:anchorId="4DB6AE84" wp14:editId="52BD7B5B">
            <wp:extent cx="1800000" cy="1800000"/>
            <wp:effectExtent l="0" t="0" r="0" b="0"/>
            <wp:docPr id="1704717000" name="Picture 114" descr="Portrait of Phumelele Ngc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Portrait of Phumelele Ngcobo"/>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B8DFE73" w14:textId="77777777" w:rsidR="00545287" w:rsidRPr="00545287" w:rsidRDefault="00545287" w:rsidP="00545287">
      <w:pPr>
        <w:rPr>
          <w:b/>
          <w:bCs/>
        </w:rPr>
      </w:pPr>
      <w:r w:rsidRPr="00545287">
        <w:rPr>
          <w:b/>
          <w:bCs/>
        </w:rPr>
        <w:t>Phumelele Ngcobo</w:t>
      </w:r>
    </w:p>
    <w:p w14:paraId="6167492F" w14:textId="77777777" w:rsidR="00545287" w:rsidRPr="00545287" w:rsidRDefault="00545287" w:rsidP="00545287">
      <w:r w:rsidRPr="00545287">
        <w:t>GBL Programme Lead</w:t>
      </w:r>
    </w:p>
    <w:p w14:paraId="526F6DE2" w14:textId="175EA9FB" w:rsidR="00545287" w:rsidRPr="00545287" w:rsidRDefault="00545287" w:rsidP="00545287">
      <w:r w:rsidRPr="00545287">
        <w:rPr>
          <w:noProof/>
        </w:rPr>
        <w:drawing>
          <wp:inline distT="0" distB="0" distL="0" distR="0" wp14:anchorId="7451E593" wp14:editId="55810C30">
            <wp:extent cx="1800000" cy="1800000"/>
            <wp:effectExtent l="0" t="0" r="0" b="0"/>
            <wp:docPr id="401149629" name="Picture 113" descr="Portrait of Lungisani Dlad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Portrait of Lungisani Dladl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17D760D4" w14:textId="77777777" w:rsidR="00545287" w:rsidRPr="00545287" w:rsidRDefault="00545287" w:rsidP="00545287">
      <w:pPr>
        <w:rPr>
          <w:b/>
          <w:bCs/>
        </w:rPr>
      </w:pPr>
      <w:r w:rsidRPr="00545287">
        <w:rPr>
          <w:b/>
          <w:bCs/>
        </w:rPr>
        <w:t>Lungisani Dladla</w:t>
      </w:r>
    </w:p>
    <w:p w14:paraId="3CAA63CE" w14:textId="77777777" w:rsidR="00545287" w:rsidRPr="00545287" w:rsidRDefault="00545287" w:rsidP="00545287">
      <w:r w:rsidRPr="00545287">
        <w:t>National Programme Manager Consultant</w:t>
      </w:r>
    </w:p>
    <w:p w14:paraId="6FC3B7EA" w14:textId="529F5A53" w:rsidR="00545287" w:rsidRPr="00545287" w:rsidRDefault="00545287" w:rsidP="00545287">
      <w:r w:rsidRPr="00545287">
        <w:rPr>
          <w:noProof/>
        </w:rPr>
        <w:drawing>
          <wp:inline distT="0" distB="0" distL="0" distR="0" wp14:anchorId="04E140A0" wp14:editId="24A7D41C">
            <wp:extent cx="1800000" cy="1800000"/>
            <wp:effectExtent l="0" t="0" r="0" b="0"/>
            <wp:docPr id="961779027" name="Picture 112" descr="Portrait of Matsiedi Maleb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Portrait of Matsiedi Malebatso"/>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273834B" w14:textId="77777777" w:rsidR="00545287" w:rsidRPr="00545287" w:rsidRDefault="00545287" w:rsidP="00545287">
      <w:pPr>
        <w:rPr>
          <w:b/>
          <w:bCs/>
        </w:rPr>
      </w:pPr>
      <w:r w:rsidRPr="00545287">
        <w:rPr>
          <w:b/>
          <w:bCs/>
        </w:rPr>
        <w:lastRenderedPageBreak/>
        <w:t>Matsiedi Malebatso</w:t>
      </w:r>
    </w:p>
    <w:p w14:paraId="6480B4AD" w14:textId="77777777" w:rsidR="00545287" w:rsidRPr="00545287" w:rsidRDefault="00545287" w:rsidP="00545287">
      <w:r w:rsidRPr="00545287">
        <w:t>National Business Development Manager</w:t>
      </w:r>
    </w:p>
    <w:p w14:paraId="38A04849" w14:textId="43EED4B9" w:rsidR="00545287" w:rsidRPr="00545287" w:rsidRDefault="00545287" w:rsidP="00545287">
      <w:r w:rsidRPr="00545287">
        <w:rPr>
          <w:noProof/>
        </w:rPr>
        <w:drawing>
          <wp:inline distT="0" distB="0" distL="0" distR="0" wp14:anchorId="5078F64B" wp14:editId="3D9138AE">
            <wp:extent cx="1800000" cy="1800000"/>
            <wp:effectExtent l="0" t="0" r="0" b="0"/>
            <wp:docPr id="1835113684" name="Picture 111" descr="Portrait of Vuyeya Sego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Portrait of Vuyeya Segooa"/>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801E086" w14:textId="77777777" w:rsidR="00545287" w:rsidRPr="00545287" w:rsidRDefault="00545287" w:rsidP="00545287">
      <w:pPr>
        <w:rPr>
          <w:b/>
          <w:bCs/>
        </w:rPr>
      </w:pPr>
      <w:r w:rsidRPr="00545287">
        <w:rPr>
          <w:b/>
          <w:bCs/>
        </w:rPr>
        <w:t>Vuyeya Segooa</w:t>
      </w:r>
    </w:p>
    <w:p w14:paraId="7B0F63DF" w14:textId="77777777" w:rsidR="00545287" w:rsidRPr="00545287" w:rsidRDefault="00545287" w:rsidP="00545287">
      <w:r w:rsidRPr="00545287">
        <w:t>Implementation Coordinator</w:t>
      </w:r>
    </w:p>
    <w:p w14:paraId="4F6F059E" w14:textId="77777777" w:rsidR="00545287" w:rsidRDefault="00545287" w:rsidP="00545287">
      <w:pPr>
        <w:rPr>
          <w:ins w:id="735" w:author="Dionne Solomons" w:date="2026-10-20T22:03:00Z" w16du:dateUtc="2026-10-20T20:03:00Z"/>
        </w:rPr>
      </w:pPr>
    </w:p>
    <w:p w14:paraId="344A4205" w14:textId="77777777" w:rsidR="008C3AC3" w:rsidRPr="00545287" w:rsidRDefault="008C3AC3" w:rsidP="008C3AC3">
      <w:pPr>
        <w:rPr>
          <w:moveTo w:id="736" w:author="Dionne Solomons" w:date="2026-10-20T22:03:00Z" w16du:dateUtc="2026-10-20T20:03:00Z"/>
        </w:rPr>
      </w:pPr>
      <w:moveToRangeStart w:id="737" w:author="Dionne Solomons" w:date="2026-10-20T22:03:00Z" w:name="move243426236"/>
      <w:moveTo w:id="738" w:author="Dionne Solomons" w:date="2026-10-20T22:03:00Z" w16du:dateUtc="2026-10-20T20:03:00Z">
        <w:r w:rsidRPr="00545287">
          <w:t>FinMark Trust · Block B West, First Floor, Central Park, 400 16th Road, Randjespark, Midrand 1685, Johannesburg</w:t>
        </w:r>
      </w:moveTo>
    </w:p>
    <w:p w14:paraId="1FD3845F" w14:textId="77777777" w:rsidR="008C3AC3" w:rsidRPr="00545287" w:rsidRDefault="008C3AC3" w:rsidP="008C3AC3">
      <w:pPr>
        <w:rPr>
          <w:moveTo w:id="739" w:author="Dionne Solomons" w:date="2026-10-20T22:03:00Z" w16du:dateUtc="2026-10-20T20:03:00Z"/>
        </w:rPr>
      </w:pPr>
      <w:moveTo w:id="740" w:author="Dionne Solomons" w:date="2026-10-20T22:03:00Z" w16du:dateUtc="2026-10-20T20:03:00Z">
        <w:r w:rsidRPr="00545287">
          <w:t>Telephone +27 (0) 67 594 9291 · info@finmark.org.za</w:t>
        </w:r>
      </w:moveTo>
    </w:p>
    <w:moveToRangeEnd w:id="737"/>
    <w:p w14:paraId="1C9F2D78" w14:textId="77777777" w:rsidR="008C3AC3" w:rsidRDefault="008C3AC3" w:rsidP="00545287"/>
    <w:sectPr w:rsidR="008C3A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5" w:author="Dionne Solomons" w:date="2026-10-20T22:36:00Z" w:initials="DS">
    <w:p w14:paraId="053715DF" w14:textId="77777777" w:rsidR="00AC67AF" w:rsidRDefault="00AC67AF" w:rsidP="00AC67AF">
      <w:pPr>
        <w:pStyle w:val="CommentText"/>
      </w:pPr>
      <w:r>
        <w:rPr>
          <w:rStyle w:val="CommentReference"/>
        </w:rPr>
        <w:annotationRef/>
      </w:r>
      <w:r>
        <w:t>TBA</w:t>
      </w:r>
    </w:p>
  </w:comment>
  <w:comment w:id="168" w:author="Dionne Solomons" w:date="2026-10-20T22:37:00Z" w:initials="DS">
    <w:p w14:paraId="58D3DB75" w14:textId="77777777" w:rsidR="007975C4" w:rsidRDefault="00674AF4" w:rsidP="007975C4">
      <w:pPr>
        <w:pStyle w:val="CommentText"/>
      </w:pPr>
      <w:r>
        <w:rPr>
          <w:rStyle w:val="CommentReference"/>
        </w:rPr>
        <w:annotationRef/>
      </w:r>
      <w:r w:rsidR="007975C4">
        <w:t>I am not familiar with this stat. Please advise what this relates to.</w:t>
      </w:r>
    </w:p>
  </w:comment>
  <w:comment w:id="172" w:author="Dionne Solomons" w:date="2026-10-20T17:46:00Z" w:initials="DS">
    <w:p w14:paraId="19830E6E" w14:textId="77777777" w:rsidR="00001AA3" w:rsidRDefault="00001AA3" w:rsidP="00001AA3">
      <w:pPr>
        <w:pStyle w:val="CommentText"/>
      </w:pPr>
      <w:r>
        <w:rPr>
          <w:rStyle w:val="CommentReference"/>
        </w:rPr>
        <w:annotationRef/>
      </w:r>
      <w:r>
        <w:t>This section would be easier to follow if there were a link to a photo gallery/journal that could be updated as new stories are added. Would this be possible to do?</w:t>
      </w:r>
    </w:p>
  </w:comment>
  <w:comment w:id="437" w:author="Dionne Solomons" w:date="2026-10-20T22:14:00Z" w:initials="DS">
    <w:p w14:paraId="00E188DA" w14:textId="77777777" w:rsidR="00AF6FF4" w:rsidRDefault="00AF6FF4" w:rsidP="00AF6FF4">
      <w:pPr>
        <w:pStyle w:val="CommentText"/>
      </w:pPr>
      <w:r>
        <w:rPr>
          <w:rStyle w:val="CommentReference"/>
        </w:rPr>
        <w:annotationRef/>
      </w:r>
      <w:r>
        <w:t>Not included in the latest figures. Sent follow-up.</w:t>
      </w:r>
    </w:p>
  </w:comment>
  <w:comment w:id="439" w:author="Dionne Solomons" w:date="2026-10-20T22:19:00Z" w:initials="DS">
    <w:p w14:paraId="7EA2D734" w14:textId="77777777" w:rsidR="00D97CC8" w:rsidRDefault="00D97CC8" w:rsidP="00D97CC8">
      <w:pPr>
        <w:pStyle w:val="CommentText"/>
      </w:pPr>
      <w:r>
        <w:rPr>
          <w:rStyle w:val="CommentReference"/>
        </w:rPr>
        <w:annotationRef/>
      </w:r>
      <w:r>
        <w:t>Not included in the latest figures. Sent follow-up.</w:t>
      </w:r>
    </w:p>
  </w:comment>
  <w:comment w:id="447" w:author="Dionne Solomons" w:date="2026-10-20T22:28:00Z" w:initials="DS">
    <w:p w14:paraId="6F480E7F" w14:textId="77777777" w:rsidR="004A44B7" w:rsidRDefault="004A44B7" w:rsidP="004A44B7">
      <w:pPr>
        <w:pStyle w:val="CommentText"/>
      </w:pPr>
      <w:r>
        <w:rPr>
          <w:rStyle w:val="CommentReference"/>
        </w:rPr>
        <w:annotationRef/>
      </w:r>
      <w:r>
        <w:t>To be confirmed.</w:t>
      </w:r>
    </w:p>
  </w:comment>
  <w:comment w:id="654" w:author="Dionne Solomons" w:date="2026-10-20T22:31:00Z" w:initials="DS">
    <w:p w14:paraId="6012B238" w14:textId="77777777" w:rsidR="003A0FE7" w:rsidRDefault="003A0FE7" w:rsidP="003A0FE7">
      <w:pPr>
        <w:pStyle w:val="CommentText"/>
      </w:pPr>
      <w:r>
        <w:rPr>
          <w:rStyle w:val="CommentReference"/>
        </w:rPr>
        <w:annotationRef/>
      </w:r>
      <w:r>
        <w:rPr>
          <w:i/>
          <w:iCs/>
          <w:highlight w:val="yellow"/>
        </w:rPr>
        <w:t>Initial profiles are drawn from published programme stories. Current operating status and all donation links should be verified before public launch.</w:t>
      </w:r>
    </w:p>
  </w:comment>
  <w:comment w:id="684" w:author="Dionne Solomons" w:date="2026-10-20T22:31:00Z" w:initials="DS">
    <w:p w14:paraId="0107D529" w14:textId="77777777" w:rsidR="003A0FE7" w:rsidRDefault="003A0FE7" w:rsidP="003A0FE7">
      <w:pPr>
        <w:pStyle w:val="CommentText"/>
      </w:pPr>
      <w:r>
        <w:rPr>
          <w:rStyle w:val="CommentReference"/>
        </w:rPr>
        <w:annotationRef/>
      </w:r>
      <w:r>
        <w:rPr>
          <w:i/>
          <w:iCs/>
          <w:highlight w:val="yellow"/>
        </w:rPr>
        <w:t>(There are several others – total of 26 with an additional 12 coming up. Final numbers to be 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3715DF" w15:done="0"/>
  <w15:commentEx w15:paraId="58D3DB75" w15:done="0"/>
  <w15:commentEx w15:paraId="19830E6E" w15:done="0"/>
  <w15:commentEx w15:paraId="00E188DA" w15:done="0"/>
  <w15:commentEx w15:paraId="7EA2D734" w15:done="0"/>
  <w15:commentEx w15:paraId="6F480E7F" w15:done="0"/>
  <w15:commentEx w15:paraId="6012B238" w15:done="0"/>
  <w15:commentEx w15:paraId="0107D5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165BDC" w16cex:dateUtc="2026-10-20T20:36:00Z"/>
  <w16cex:commentExtensible w16cex:durableId="42442EB6" w16cex:dateUtc="2026-10-20T20:37:00Z"/>
  <w16cex:commentExtensible w16cex:durableId="4ABB6BC5" w16cex:dateUtc="2026-10-20T15:46:00Z"/>
  <w16cex:commentExtensible w16cex:durableId="473612BE" w16cex:dateUtc="2026-10-20T20:14:00Z"/>
  <w16cex:commentExtensible w16cex:durableId="72E11001" w16cex:dateUtc="2026-10-20T20:19:00Z"/>
  <w16cex:commentExtensible w16cex:durableId="685B85E7" w16cex:dateUtc="2026-10-20T20:28:00Z"/>
  <w16cex:commentExtensible w16cex:durableId="1D07C774" w16cex:dateUtc="2026-10-20T20:31:00Z"/>
  <w16cex:commentExtensible w16cex:durableId="610BB8C0" w16cex:dateUtc="2026-10-20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3715DF" w16cid:durableId="1D165BDC"/>
  <w16cid:commentId w16cid:paraId="58D3DB75" w16cid:durableId="42442EB6"/>
  <w16cid:commentId w16cid:paraId="19830E6E" w16cid:durableId="4ABB6BC5"/>
  <w16cid:commentId w16cid:paraId="00E188DA" w16cid:durableId="473612BE"/>
  <w16cid:commentId w16cid:paraId="7EA2D734" w16cid:durableId="72E11001"/>
  <w16cid:commentId w16cid:paraId="6F480E7F" w16cid:durableId="685B85E7"/>
  <w16cid:commentId w16cid:paraId="6012B238" w16cid:durableId="1D07C774"/>
  <w16cid:commentId w16cid:paraId="0107D529" w16cid:durableId="610BB8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34F48"/>
    <w:multiLevelType w:val="multilevel"/>
    <w:tmpl w:val="896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F5264"/>
    <w:multiLevelType w:val="multilevel"/>
    <w:tmpl w:val="F5C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316778">
    <w:abstractNumId w:val="0"/>
  </w:num>
  <w:num w:numId="2" w16cid:durableId="11499020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onne Solomons">
    <w15:presenceInfo w15:providerId="AD" w15:userId="S::dionnes@finmark.org.za::42ab246e-d229-417f-92f4-5e072a0c15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A4B"/>
    <w:rsid w:val="00001AA3"/>
    <w:rsid w:val="000131C2"/>
    <w:rsid w:val="000412C4"/>
    <w:rsid w:val="00051FE6"/>
    <w:rsid w:val="000A1EE5"/>
    <w:rsid w:val="000B29C8"/>
    <w:rsid w:val="000C4A1F"/>
    <w:rsid w:val="00101AB5"/>
    <w:rsid w:val="00116B49"/>
    <w:rsid w:val="00137C8F"/>
    <w:rsid w:val="001423C3"/>
    <w:rsid w:val="001433C7"/>
    <w:rsid w:val="00151755"/>
    <w:rsid w:val="001736CD"/>
    <w:rsid w:val="00184D9D"/>
    <w:rsid w:val="00190778"/>
    <w:rsid w:val="00195F55"/>
    <w:rsid w:val="001C1B15"/>
    <w:rsid w:val="001F7090"/>
    <w:rsid w:val="00232B7A"/>
    <w:rsid w:val="00236D9C"/>
    <w:rsid w:val="0024546A"/>
    <w:rsid w:val="002910EA"/>
    <w:rsid w:val="00292078"/>
    <w:rsid w:val="002A56C6"/>
    <w:rsid w:val="002D4F94"/>
    <w:rsid w:val="002F33D5"/>
    <w:rsid w:val="003312F4"/>
    <w:rsid w:val="00343491"/>
    <w:rsid w:val="003A0D03"/>
    <w:rsid w:val="003A0FE7"/>
    <w:rsid w:val="003A37C3"/>
    <w:rsid w:val="003E1338"/>
    <w:rsid w:val="003E4799"/>
    <w:rsid w:val="003E54AC"/>
    <w:rsid w:val="003E64EC"/>
    <w:rsid w:val="0041455C"/>
    <w:rsid w:val="00461249"/>
    <w:rsid w:val="004902CC"/>
    <w:rsid w:val="004A44B7"/>
    <w:rsid w:val="004C3EC9"/>
    <w:rsid w:val="004D036D"/>
    <w:rsid w:val="004F7D49"/>
    <w:rsid w:val="00522449"/>
    <w:rsid w:val="00531FFE"/>
    <w:rsid w:val="00545287"/>
    <w:rsid w:val="00554D80"/>
    <w:rsid w:val="00574B63"/>
    <w:rsid w:val="005A23F1"/>
    <w:rsid w:val="005A5781"/>
    <w:rsid w:val="005A6287"/>
    <w:rsid w:val="005C0DB2"/>
    <w:rsid w:val="005E2179"/>
    <w:rsid w:val="005E4B61"/>
    <w:rsid w:val="00645F54"/>
    <w:rsid w:val="0066509B"/>
    <w:rsid w:val="00674AF4"/>
    <w:rsid w:val="00680487"/>
    <w:rsid w:val="00696A01"/>
    <w:rsid w:val="006B4E7A"/>
    <w:rsid w:val="006C341A"/>
    <w:rsid w:val="0071026F"/>
    <w:rsid w:val="007103A5"/>
    <w:rsid w:val="00715B4F"/>
    <w:rsid w:val="00721CBE"/>
    <w:rsid w:val="007341E9"/>
    <w:rsid w:val="007545C0"/>
    <w:rsid w:val="00782092"/>
    <w:rsid w:val="007975C4"/>
    <w:rsid w:val="007D0B7B"/>
    <w:rsid w:val="007E4459"/>
    <w:rsid w:val="007F312A"/>
    <w:rsid w:val="007F5214"/>
    <w:rsid w:val="0080152C"/>
    <w:rsid w:val="00837E19"/>
    <w:rsid w:val="00855663"/>
    <w:rsid w:val="008C3AC3"/>
    <w:rsid w:val="008D3AD1"/>
    <w:rsid w:val="008D459B"/>
    <w:rsid w:val="008F3ACA"/>
    <w:rsid w:val="00902F7C"/>
    <w:rsid w:val="0097475A"/>
    <w:rsid w:val="0098108B"/>
    <w:rsid w:val="009816DE"/>
    <w:rsid w:val="00991401"/>
    <w:rsid w:val="009C226D"/>
    <w:rsid w:val="009D5040"/>
    <w:rsid w:val="00A422FA"/>
    <w:rsid w:val="00A47D7A"/>
    <w:rsid w:val="00A52A4B"/>
    <w:rsid w:val="00A9649C"/>
    <w:rsid w:val="00AC67AF"/>
    <w:rsid w:val="00AD189D"/>
    <w:rsid w:val="00AE52AD"/>
    <w:rsid w:val="00AF6FF4"/>
    <w:rsid w:val="00B5001C"/>
    <w:rsid w:val="00B573F5"/>
    <w:rsid w:val="00B72236"/>
    <w:rsid w:val="00B81019"/>
    <w:rsid w:val="00BC0983"/>
    <w:rsid w:val="00BE7CAB"/>
    <w:rsid w:val="00C12520"/>
    <w:rsid w:val="00C20B5D"/>
    <w:rsid w:val="00C34A16"/>
    <w:rsid w:val="00C55A25"/>
    <w:rsid w:val="00C56DDF"/>
    <w:rsid w:val="00C628BD"/>
    <w:rsid w:val="00C6683F"/>
    <w:rsid w:val="00C82FE5"/>
    <w:rsid w:val="00C95317"/>
    <w:rsid w:val="00CA0838"/>
    <w:rsid w:val="00CC4C58"/>
    <w:rsid w:val="00CC6A1F"/>
    <w:rsid w:val="00D15F34"/>
    <w:rsid w:val="00D74BB7"/>
    <w:rsid w:val="00D97CC8"/>
    <w:rsid w:val="00DB6C80"/>
    <w:rsid w:val="00DC750F"/>
    <w:rsid w:val="00E02A59"/>
    <w:rsid w:val="00E15E38"/>
    <w:rsid w:val="00E17726"/>
    <w:rsid w:val="00E20E80"/>
    <w:rsid w:val="00E26766"/>
    <w:rsid w:val="00E300A7"/>
    <w:rsid w:val="00E31E65"/>
    <w:rsid w:val="00E55659"/>
    <w:rsid w:val="00EA380A"/>
    <w:rsid w:val="00EA4C61"/>
    <w:rsid w:val="00ED40C9"/>
    <w:rsid w:val="00F056AC"/>
    <w:rsid w:val="00F222BC"/>
    <w:rsid w:val="00F34ED8"/>
    <w:rsid w:val="00F964DD"/>
    <w:rsid w:val="00FA00E2"/>
    <w:rsid w:val="00FC7864"/>
    <w:rsid w:val="00FD6F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4DA5"/>
  <w15:chartTrackingRefBased/>
  <w15:docId w15:val="{DD90A5D8-9371-4655-8707-C323427E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52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A4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52A4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52A4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52A4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52A4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52A4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52A4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52A4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52A4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5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A4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5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A4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52A4B"/>
    <w:pPr>
      <w:spacing w:before="160"/>
      <w:jc w:val="center"/>
    </w:pPr>
    <w:rPr>
      <w:i/>
      <w:iCs/>
      <w:color w:val="404040" w:themeColor="text1" w:themeTint="BF"/>
    </w:rPr>
  </w:style>
  <w:style w:type="character" w:customStyle="1" w:styleId="QuoteChar">
    <w:name w:val="Quote Char"/>
    <w:basedOn w:val="DefaultParagraphFont"/>
    <w:link w:val="Quote"/>
    <w:uiPriority w:val="29"/>
    <w:rsid w:val="00A52A4B"/>
    <w:rPr>
      <w:i/>
      <w:iCs/>
      <w:color w:val="404040" w:themeColor="text1" w:themeTint="BF"/>
      <w:lang w:val="en-GB"/>
    </w:rPr>
  </w:style>
  <w:style w:type="paragraph" w:styleId="ListParagraph">
    <w:name w:val="List Paragraph"/>
    <w:basedOn w:val="Normal"/>
    <w:uiPriority w:val="34"/>
    <w:qFormat/>
    <w:rsid w:val="00A52A4B"/>
    <w:pPr>
      <w:ind w:left="720"/>
      <w:contextualSpacing/>
    </w:pPr>
  </w:style>
  <w:style w:type="character" w:styleId="IntenseEmphasis">
    <w:name w:val="Intense Emphasis"/>
    <w:basedOn w:val="DefaultParagraphFont"/>
    <w:uiPriority w:val="21"/>
    <w:qFormat/>
    <w:rsid w:val="00A52A4B"/>
    <w:rPr>
      <w:i/>
      <w:iCs/>
      <w:color w:val="0F4761" w:themeColor="accent1" w:themeShade="BF"/>
    </w:rPr>
  </w:style>
  <w:style w:type="paragraph" w:styleId="IntenseQuote">
    <w:name w:val="Intense Quote"/>
    <w:basedOn w:val="Normal"/>
    <w:next w:val="Normal"/>
    <w:link w:val="IntenseQuoteChar"/>
    <w:uiPriority w:val="30"/>
    <w:qFormat/>
    <w:rsid w:val="00A52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A4B"/>
    <w:rPr>
      <w:i/>
      <w:iCs/>
      <w:color w:val="0F4761" w:themeColor="accent1" w:themeShade="BF"/>
      <w:lang w:val="en-GB"/>
    </w:rPr>
  </w:style>
  <w:style w:type="character" w:styleId="IntenseReference">
    <w:name w:val="Intense Reference"/>
    <w:basedOn w:val="DefaultParagraphFont"/>
    <w:uiPriority w:val="32"/>
    <w:qFormat/>
    <w:rsid w:val="00A52A4B"/>
    <w:rPr>
      <w:b/>
      <w:bCs/>
      <w:smallCaps/>
      <w:color w:val="0F4761" w:themeColor="accent1" w:themeShade="BF"/>
      <w:spacing w:val="5"/>
    </w:rPr>
  </w:style>
  <w:style w:type="character" w:styleId="Hyperlink">
    <w:name w:val="Hyperlink"/>
    <w:basedOn w:val="DefaultParagraphFont"/>
    <w:uiPriority w:val="99"/>
    <w:unhideWhenUsed/>
    <w:rsid w:val="00A52A4B"/>
    <w:rPr>
      <w:color w:val="467886" w:themeColor="hyperlink"/>
      <w:u w:val="single"/>
    </w:rPr>
  </w:style>
  <w:style w:type="character" w:styleId="UnresolvedMention">
    <w:name w:val="Unresolved Mention"/>
    <w:basedOn w:val="DefaultParagraphFont"/>
    <w:uiPriority w:val="99"/>
    <w:semiHidden/>
    <w:unhideWhenUsed/>
    <w:rsid w:val="00A52A4B"/>
    <w:rPr>
      <w:color w:val="605E5C"/>
      <w:shd w:val="clear" w:color="auto" w:fill="E1DFDD"/>
    </w:rPr>
  </w:style>
  <w:style w:type="table" w:styleId="TableGrid">
    <w:name w:val="Table Grid"/>
    <w:basedOn w:val="TableNormal"/>
    <w:uiPriority w:val="39"/>
    <w:rsid w:val="00A52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91401"/>
    <w:pPr>
      <w:spacing w:after="0" w:line="240" w:lineRule="auto"/>
    </w:pPr>
    <w:rPr>
      <w:lang w:val="en-GB"/>
    </w:rPr>
  </w:style>
  <w:style w:type="character" w:styleId="CommentReference">
    <w:name w:val="annotation reference"/>
    <w:basedOn w:val="DefaultParagraphFont"/>
    <w:uiPriority w:val="99"/>
    <w:semiHidden/>
    <w:unhideWhenUsed/>
    <w:rsid w:val="00001AA3"/>
    <w:rPr>
      <w:sz w:val="16"/>
      <w:szCs w:val="16"/>
    </w:rPr>
  </w:style>
  <w:style w:type="paragraph" w:styleId="CommentText">
    <w:name w:val="annotation text"/>
    <w:basedOn w:val="Normal"/>
    <w:link w:val="CommentTextChar"/>
    <w:uiPriority w:val="99"/>
    <w:unhideWhenUsed/>
    <w:rsid w:val="00001AA3"/>
    <w:pPr>
      <w:spacing w:line="240" w:lineRule="auto"/>
    </w:pPr>
    <w:rPr>
      <w:sz w:val="20"/>
      <w:szCs w:val="20"/>
    </w:rPr>
  </w:style>
  <w:style w:type="character" w:customStyle="1" w:styleId="CommentTextChar">
    <w:name w:val="Comment Text Char"/>
    <w:basedOn w:val="DefaultParagraphFont"/>
    <w:link w:val="CommentText"/>
    <w:uiPriority w:val="99"/>
    <w:rsid w:val="00001AA3"/>
    <w:rPr>
      <w:sz w:val="20"/>
      <w:szCs w:val="20"/>
      <w:lang w:val="en-GB"/>
    </w:rPr>
  </w:style>
  <w:style w:type="paragraph" w:styleId="CommentSubject">
    <w:name w:val="annotation subject"/>
    <w:basedOn w:val="CommentText"/>
    <w:next w:val="CommentText"/>
    <w:link w:val="CommentSubjectChar"/>
    <w:uiPriority w:val="99"/>
    <w:semiHidden/>
    <w:unhideWhenUsed/>
    <w:rsid w:val="00001AA3"/>
    <w:rPr>
      <w:b/>
      <w:bCs/>
    </w:rPr>
  </w:style>
  <w:style w:type="character" w:customStyle="1" w:styleId="CommentSubjectChar">
    <w:name w:val="Comment Subject Char"/>
    <w:basedOn w:val="CommentTextChar"/>
    <w:link w:val="CommentSubject"/>
    <w:uiPriority w:val="99"/>
    <w:semiHidden/>
    <w:rsid w:val="00001AA3"/>
    <w:rPr>
      <w:b/>
      <w:bCs/>
      <w:sz w:val="20"/>
      <w:szCs w:val="20"/>
      <w:lang w:val="en-GB"/>
    </w:rPr>
  </w:style>
  <w:style w:type="character" w:styleId="FollowedHyperlink">
    <w:name w:val="FollowedHyperlink"/>
    <w:basedOn w:val="DefaultParagraphFont"/>
    <w:uiPriority w:val="99"/>
    <w:semiHidden/>
    <w:unhideWhenUsed/>
    <w:rsid w:val="004D03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9.jpe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hyperlink" Target="https://www.bracinternational.org/" TargetMode="External"/><Relationship Id="rId68" Type="http://schemas.openxmlformats.org/officeDocument/2006/relationships/hyperlink" Target="mailto:matsiedim@sassa.gov.za" TargetMode="External"/><Relationship Id="rId84" Type="http://schemas.openxmlformats.org/officeDocument/2006/relationships/hyperlink" Target="mailto:info@finmark.org.za?subject=Support%20Ntombenhle%20Fast%20Foods" TargetMode="External"/><Relationship Id="rId89" Type="http://schemas.openxmlformats.org/officeDocument/2006/relationships/image" Target="media/image50.jpeg"/><Relationship Id="rId16" Type="http://schemas.openxmlformats.org/officeDocument/2006/relationships/hyperlink" Target="mailto:oppermans@finmark.org.za" TargetMode="External"/><Relationship Id="rId11" Type="http://schemas.openxmlformats.org/officeDocument/2006/relationships/image" Target="media/image4.jpeg"/><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comments" Target="comments.xml"/><Relationship Id="rId58" Type="http://schemas.openxmlformats.org/officeDocument/2006/relationships/image" Target="media/image39.png"/><Relationship Id="rId74" Type="http://schemas.openxmlformats.org/officeDocument/2006/relationships/hyperlink" Target="%20t%20" TargetMode="External"/><Relationship Id="rId79" Type="http://schemas.openxmlformats.org/officeDocument/2006/relationships/hyperlink" Target="https://www.youtube.com/watch?v=0NgNE64GCOc" TargetMode="External"/><Relationship Id="rId5" Type="http://schemas.openxmlformats.org/officeDocument/2006/relationships/image" Target="media/image1.jpeg"/><Relationship Id="rId90" Type="http://schemas.openxmlformats.org/officeDocument/2006/relationships/image" Target="media/image51.jpeg"/><Relationship Id="rId22" Type="http://schemas.openxmlformats.org/officeDocument/2006/relationships/hyperlink" Target="mailto:sebokeng@finmark.org.za" TargetMode="External"/><Relationship Id="rId27" Type="http://schemas.openxmlformats.org/officeDocument/2006/relationships/image" Target="media/image13.jpe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42.png"/><Relationship Id="rId69" Type="http://schemas.openxmlformats.org/officeDocument/2006/relationships/image" Target="media/image45.jpeg"/><Relationship Id="rId8" Type="http://schemas.openxmlformats.org/officeDocument/2006/relationships/hyperlink" Target="mailto:kwamashu@finmark.org.za" TargetMode="External"/><Relationship Id="rId51" Type="http://schemas.openxmlformats.org/officeDocument/2006/relationships/image" Target="media/image37.jpeg"/><Relationship Id="rId72" Type="http://schemas.openxmlformats.org/officeDocument/2006/relationships/hyperlink" Target="tel:+270675949291" TargetMode="External"/><Relationship Id="rId80" Type="http://schemas.openxmlformats.org/officeDocument/2006/relationships/image" Target="media/image49.jpeg"/><Relationship Id="rId85" Type="http://schemas.openxmlformats.org/officeDocument/2006/relationships/hyperlink" Target="https://finmark.org.za/knowledge-hub/all?button=&amp;topics=gbl&amp;utf8=%E2%9C%93" TargetMode="External"/><Relationship Id="rId93" Type="http://schemas.microsoft.com/office/2011/relationships/people" Target="people.xml"/><Relationship Id="rId3" Type="http://schemas.openxmlformats.org/officeDocument/2006/relationships/settings" Target="settings.xml"/><Relationship Id="rId12" Type="http://schemas.openxmlformats.org/officeDocument/2006/relationships/hyperlink" Target="mailto:madadeni@finmark.org.za"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hyperlink" Target="https://www.sassa.gov.za/" TargetMode="External"/><Relationship Id="rId67" Type="http://schemas.openxmlformats.org/officeDocument/2006/relationships/image" Target="media/image44.jpeg"/><Relationship Id="rId20" Type="http://schemas.openxmlformats.org/officeDocument/2006/relationships/hyperlink" Target="mailto:meloding@finmark.org.za" TargetMode="External"/><Relationship Id="rId41" Type="http://schemas.openxmlformats.org/officeDocument/2006/relationships/image" Target="media/image27.jpeg"/><Relationship Id="rId54" Type="http://schemas.microsoft.com/office/2011/relationships/commentsExtended" Target="commentsExtended.xml"/><Relationship Id="rId62" Type="http://schemas.openxmlformats.org/officeDocument/2006/relationships/image" Target="media/image41.png"/><Relationship Id="rId70" Type="http://schemas.openxmlformats.org/officeDocument/2006/relationships/image" Target="media/image46.jpeg"/><Relationship Id="rId75" Type="http://schemas.openxmlformats.org/officeDocument/2006/relationships/image" Target="media/image47.jpeg"/><Relationship Id="rId83" Type="http://schemas.openxmlformats.org/officeDocument/2006/relationships/hyperlink" Target="mailto:info@finmark.org.za?subject=Support%20Nothile%20Early%20Learning%20Academy" TargetMode="External"/><Relationship Id="rId88" Type="http://schemas.openxmlformats.org/officeDocument/2006/relationships/hyperlink" Target="https://finmark.org.za/knowledge-hub/articles/celebrating-progress-and-partnership-under-the-generating-better-livelihoods-project?entity=blog" TargetMode="External"/><Relationship Id="rId91" Type="http://schemas.openxmlformats.org/officeDocument/2006/relationships/image" Target="media/image52.jpeg"/><Relationship Id="rId1" Type="http://schemas.openxmlformats.org/officeDocument/2006/relationships/numbering" Target="numbering.xml"/><Relationship Id="rId6" Type="http://schemas.openxmlformats.org/officeDocument/2006/relationships/hyperlink" Target="mailto:mthwalume@finmark.org.za" TargetMode="Externa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hyperlink" Target="https://www.dsd.gov.za/" TargetMode="External"/><Relationship Id="rId10" Type="http://schemas.openxmlformats.org/officeDocument/2006/relationships/hyperlink" Target="mailto:kwamashu2@finmark.org.za" TargetMode="External"/><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0.png"/><Relationship Id="rId65" Type="http://schemas.openxmlformats.org/officeDocument/2006/relationships/hyperlink" Target="https://finmark.org.za/" TargetMode="External"/><Relationship Id="rId73" Type="http://schemas.openxmlformats.org/officeDocument/2006/relationships/hyperlink" Target="file:///C:\Users\Dionne%20Solomons\AppData\Local\Microsoft\Windows\INetCache\Content.Outlook\FZPRCY8S\businesses.html" TargetMode="External"/><Relationship Id="rId78" Type="http://schemas.openxmlformats.org/officeDocument/2006/relationships/hyperlink" Target="https://www.youtube.com/watch?v=VTQhv3VnlZo" TargetMode="External"/><Relationship Id="rId81" Type="http://schemas.openxmlformats.org/officeDocument/2006/relationships/hyperlink" Target="https://www.youtube.com/watch?v=0NgNE64GCOc" TargetMode="External"/><Relationship Id="rId86" Type="http://schemas.openxmlformats.org/officeDocument/2006/relationships/hyperlink" Target="https://finmark.org.za/knowledge-hub/articles/building-livelihoods-sustaining-hope?entity=blog"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5.jpeg"/><Relationship Id="rId18" Type="http://schemas.openxmlformats.org/officeDocument/2006/relationships/hyperlink" Target="mailto:virginia@finmark.org.za" TargetMode="External"/><Relationship Id="rId39" Type="http://schemas.openxmlformats.org/officeDocument/2006/relationships/image" Target="media/image25.jpeg"/><Relationship Id="rId34" Type="http://schemas.openxmlformats.org/officeDocument/2006/relationships/image" Target="media/image20.jpeg"/><Relationship Id="rId50" Type="http://schemas.openxmlformats.org/officeDocument/2006/relationships/image" Target="media/image36.jpeg"/><Relationship Id="rId55" Type="http://schemas.microsoft.com/office/2016/09/relationships/commentsIds" Target="commentsIds.xml"/><Relationship Id="rId76" Type="http://schemas.openxmlformats.org/officeDocument/2006/relationships/hyperlink" Target="https://www.youtube.com/watch?v=VTQhv3VnlZo" TargetMode="External"/><Relationship Id="rId7" Type="http://schemas.openxmlformats.org/officeDocument/2006/relationships/image" Target="media/image2.jpeg"/><Relationship Id="rId71" Type="http://schemas.openxmlformats.org/officeDocument/2006/relationships/hyperlink" Target="mailto:info@finmark.org.za"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hyperlink" Target="mailto:randfontein@finmark.org.za" TargetMode="External"/><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43.png"/><Relationship Id="rId87" Type="http://schemas.openxmlformats.org/officeDocument/2006/relationships/hyperlink" Target="https://finmark.org.za/knowledge-hub/articles/ministerial-engagement-strengthening-pathways-from-social-protection-to-sustainable-livelihoods?entity=blog" TargetMode="External"/><Relationship Id="rId61" Type="http://schemas.openxmlformats.org/officeDocument/2006/relationships/hyperlink" Target="https://www.nda.org.za/" TargetMode="External"/><Relationship Id="rId82" Type="http://schemas.openxmlformats.org/officeDocument/2006/relationships/hyperlink" Target="mailto:info@finmark.org.za?subject=Support%20Hlengokuhle%20Cakes" TargetMode="External"/><Relationship Id="rId19" Type="http://schemas.openxmlformats.org/officeDocument/2006/relationships/image" Target="media/image8.jpeg"/><Relationship Id="rId14" Type="http://schemas.openxmlformats.org/officeDocument/2006/relationships/hyperlink" Target="mailto:madadeni2@finmark.org.za" TargetMode="External"/><Relationship Id="rId30" Type="http://schemas.openxmlformats.org/officeDocument/2006/relationships/image" Target="media/image16.jpeg"/><Relationship Id="rId35" Type="http://schemas.openxmlformats.org/officeDocument/2006/relationships/image" Target="media/image21.jpeg"/><Relationship Id="rId56" Type="http://schemas.microsoft.com/office/2018/08/relationships/commentsExtensible" Target="commentsExtensible.xml"/><Relationship Id="rId77"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40</Pages>
  <Words>7530</Words>
  <Characters>50304</Characters>
  <Application>Microsoft Office Word</Application>
  <DocSecurity>0</DocSecurity>
  <Lines>1197</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Dionne Solomons</dc:creator>
  <cp:keywords/>
  <dc:description/>
  <cp:lastModifiedBy>Dionne Solomons</cp:lastModifiedBy>
  <cp:revision>124</cp:revision>
  <dcterms:created xsi:type="dcterms:W3CDTF">2026-10-20T14:57:00Z</dcterms:created>
  <dcterms:modified xsi:type="dcterms:W3CDTF">2026-10-20T20:40:00Z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2ad7ea7b-aa1e-4561-a314-53ce3c9cd33b</vt:lpwstr>
  </property>
</Properties>
</file>